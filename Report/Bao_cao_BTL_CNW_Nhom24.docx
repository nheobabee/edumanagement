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FA588" w14:textId="77777777" w:rsidR="002961E9" w:rsidRDefault="002961E9" w:rsidP="00E95217">
      <w:pPr>
        <w:jc w:val="center"/>
        <w:rPr>
          <w:rFonts w:asciiTheme="majorHAnsi" w:hAnsiTheme="majorHAnsi"/>
          <w:lang w:val="en-US"/>
        </w:rPr>
      </w:pPr>
    </w:p>
    <w:p w14:paraId="3CAC2BE1" w14:textId="77777777" w:rsidR="002961E9" w:rsidRDefault="002961E9" w:rsidP="00E95217">
      <w:pPr>
        <w:jc w:val="center"/>
        <w:rPr>
          <w:rFonts w:asciiTheme="majorHAnsi" w:hAnsiTheme="majorHAnsi"/>
          <w:lang w:val="en-US"/>
        </w:rPr>
      </w:pPr>
    </w:p>
    <w:p w14:paraId="66A2EF95" w14:textId="3E5E2487" w:rsidR="00374481" w:rsidRDefault="00E95217" w:rsidP="00E95217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TRƯỜNG ĐẠI HỌC THỦY LỢI</w:t>
      </w:r>
    </w:p>
    <w:p w14:paraId="6B3B0E4F" w14:textId="493DE72D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  <w:r w:rsidRPr="00E95217">
        <w:rPr>
          <w:rFonts w:asciiTheme="majorHAnsi" w:hAnsiTheme="majorHAnsi"/>
          <w:b/>
          <w:bCs/>
          <w:lang w:val="en-US"/>
        </w:rPr>
        <w:t>KHOA CÔNG NGHỆ THÔNG TIN</w:t>
      </w:r>
    </w:p>
    <w:p w14:paraId="66DA8D4D" w14:textId="19AF3D1C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noProof/>
          <w:lang w:val="en-US"/>
        </w:rPr>
        <w:drawing>
          <wp:inline distT="0" distB="0" distL="0" distR="0" wp14:anchorId="5DEB87D4" wp14:editId="571661A7">
            <wp:extent cx="1709782" cy="14173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80" cy="14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1564" w14:textId="10AD157E" w:rsidR="00E95217" w:rsidRDefault="00E95217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5B1E43BC" w14:textId="33196FA5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71DCD971" w14:textId="408EAF59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3CE9C75E" w14:textId="6F923969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</w:p>
    <w:p w14:paraId="57B1704C" w14:textId="37E415CF" w:rsidR="002961E9" w:rsidRDefault="002961E9" w:rsidP="00E95217">
      <w:pPr>
        <w:jc w:val="center"/>
        <w:rPr>
          <w:rFonts w:asciiTheme="majorHAnsi" w:hAnsiTheme="majorHAnsi"/>
          <w:b/>
          <w:bCs/>
          <w:lang w:val="en-US"/>
        </w:rPr>
      </w:pPr>
      <w:r>
        <w:rPr>
          <w:rFonts w:asciiTheme="majorHAnsi" w:hAnsiTheme="majorHAnsi"/>
          <w:b/>
          <w:bCs/>
          <w:lang w:val="en-US"/>
        </w:rPr>
        <w:t>Báo cáo bài tập lớn</w:t>
      </w:r>
    </w:p>
    <w:p w14:paraId="4425673D" w14:textId="618ED749" w:rsidR="0068075A" w:rsidRPr="0068075A" w:rsidRDefault="0068075A" w:rsidP="00E95217">
      <w:pPr>
        <w:jc w:val="center"/>
        <w:rPr>
          <w:rFonts w:asciiTheme="majorHAnsi" w:hAnsiTheme="majorHAnsi"/>
          <w:lang w:val="en-US"/>
        </w:rPr>
      </w:pPr>
      <w:r w:rsidRPr="0068075A">
        <w:rPr>
          <w:rFonts w:asciiTheme="majorHAnsi" w:hAnsiTheme="majorHAnsi"/>
          <w:b/>
          <w:bCs/>
          <w:lang w:val="en-US"/>
        </w:rPr>
        <w:t>Chủ đề</w:t>
      </w:r>
      <w:r w:rsidRPr="0068075A">
        <w:rPr>
          <w:rFonts w:asciiTheme="majorHAnsi" w:hAnsiTheme="majorHAnsi"/>
          <w:lang w:val="en-US"/>
        </w:rPr>
        <w:t>: Xây dựng website hỗ trợ quản lý học tập</w:t>
      </w:r>
    </w:p>
    <w:p w14:paraId="65DEA7A6" w14:textId="77777777" w:rsidR="0068075A" w:rsidRDefault="0068075A" w:rsidP="0068075A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56EB79A8" w14:textId="64585A33" w:rsidR="00E95217" w:rsidRPr="00A86655" w:rsidRDefault="0068075A" w:rsidP="00E95217">
      <w:pPr>
        <w:jc w:val="center"/>
        <w:rPr>
          <w:rFonts w:asciiTheme="majorHAnsi" w:hAnsiTheme="majorHAnsi"/>
          <w:b/>
          <w:bCs/>
        </w:rPr>
      </w:pPr>
      <w:r w:rsidRPr="0068075A">
        <w:rPr>
          <w:rFonts w:asciiTheme="majorHAnsi" w:hAnsiTheme="majorHAnsi"/>
          <w:b/>
          <w:bCs/>
        </w:rPr>
        <w:t xml:space="preserve">Mã nhóm: </w:t>
      </w:r>
      <w:r w:rsidR="00A86655">
        <w:rPr>
          <w:rFonts w:asciiTheme="majorHAnsi" w:hAnsiTheme="majorHAnsi"/>
          <w:b/>
          <w:bCs/>
        </w:rPr>
        <w:t>24</w:t>
      </w:r>
    </w:p>
    <w:p w14:paraId="7C38DEBF" w14:textId="2CC64F08" w:rsidR="00E95217" w:rsidRPr="0068075A" w:rsidRDefault="00E95217" w:rsidP="00E95217">
      <w:pPr>
        <w:jc w:val="center"/>
        <w:rPr>
          <w:rFonts w:asciiTheme="majorHAnsi" w:hAnsiTheme="majorHAnsi"/>
          <w:b/>
          <w:bCs/>
        </w:rPr>
      </w:pPr>
    </w:p>
    <w:p w14:paraId="331A57A6" w14:textId="66BC3B67" w:rsidR="0068075A" w:rsidRPr="007A2F33" w:rsidRDefault="007A2F33" w:rsidP="0068075A">
      <w:pPr>
        <w:jc w:val="center"/>
        <w:rPr>
          <w:rFonts w:asciiTheme="majorHAnsi" w:hAnsiTheme="majorHAnsi"/>
        </w:rPr>
      </w:pPr>
      <w:r w:rsidRPr="007A2F33">
        <w:rPr>
          <w:rFonts w:asciiTheme="majorHAnsi" w:hAnsiTheme="majorHAnsi"/>
          <w:b/>
          <w:bCs/>
        </w:rPr>
        <w:t>Thành viên:</w:t>
      </w:r>
      <w:r w:rsidR="0068075A" w:rsidRPr="0068075A">
        <w:rPr>
          <w:rFonts w:asciiTheme="majorHAnsi" w:hAnsiTheme="majorHAnsi"/>
        </w:rPr>
        <w:t xml:space="preserve"> Nguyễn Văn Tân </w:t>
      </w:r>
      <w:r w:rsidR="0068075A">
        <w:rPr>
          <w:rFonts w:asciiTheme="majorHAnsi" w:hAnsiTheme="majorHAnsi"/>
        </w:rPr>
        <w:t>–</w:t>
      </w:r>
      <w:r w:rsidR="0068075A" w:rsidRPr="0068075A">
        <w:rPr>
          <w:rFonts w:asciiTheme="majorHAnsi" w:hAnsiTheme="majorHAnsi"/>
        </w:rPr>
        <w:t xml:space="preserve"> 1951060997</w:t>
      </w:r>
      <w:r w:rsidRPr="007A2F33">
        <w:rPr>
          <w:rFonts w:asciiTheme="majorHAnsi" w:hAnsiTheme="majorHAnsi"/>
        </w:rPr>
        <w:t xml:space="preserve"> ( Nhóm trưởng)</w:t>
      </w:r>
    </w:p>
    <w:p w14:paraId="5893D704" w14:textId="0F9A4B4C" w:rsidR="0068075A" w:rsidRDefault="00AF30FE" w:rsidP="00AF30FE">
      <w:pPr>
        <w:ind w:left="21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 xml:space="preserve">  </w:t>
      </w:r>
      <w:r w:rsidR="0068075A" w:rsidRPr="0068075A">
        <w:rPr>
          <w:rFonts w:asciiTheme="majorHAnsi" w:hAnsiTheme="majorHAnsi"/>
        </w:rPr>
        <w:t>Hồ Hồng Quân - 1951060939</w:t>
      </w:r>
    </w:p>
    <w:p w14:paraId="79CBC7BA" w14:textId="248D7DDD" w:rsidR="0068075A" w:rsidRPr="007A2F33" w:rsidRDefault="0068075A" w:rsidP="007A2F33">
      <w:pPr>
        <w:rPr>
          <w:rFonts w:asciiTheme="majorHAnsi" w:hAnsiTheme="majorHAnsi"/>
        </w:rPr>
      </w:pPr>
      <w:r w:rsidRPr="00BD5943">
        <w:rPr>
          <w:rFonts w:asciiTheme="majorHAnsi" w:hAnsiTheme="majorHAnsi"/>
        </w:rPr>
        <w:t xml:space="preserve">  </w:t>
      </w:r>
      <w:r w:rsidR="007A2F33">
        <w:rPr>
          <w:rFonts w:asciiTheme="majorHAnsi" w:hAnsiTheme="majorHAnsi"/>
        </w:rPr>
        <w:tab/>
      </w:r>
      <w:r w:rsidR="007A2F33">
        <w:rPr>
          <w:rFonts w:asciiTheme="majorHAnsi" w:hAnsiTheme="majorHAnsi"/>
        </w:rPr>
        <w:tab/>
      </w:r>
      <w:r w:rsidR="007A2F33">
        <w:rPr>
          <w:rFonts w:asciiTheme="majorHAnsi" w:hAnsiTheme="majorHAnsi"/>
        </w:rPr>
        <w:tab/>
      </w:r>
      <w:r w:rsidR="007A2F33" w:rsidRPr="007A2F33">
        <w:rPr>
          <w:rFonts w:asciiTheme="majorHAnsi" w:hAnsiTheme="majorHAnsi"/>
        </w:rPr>
        <w:t xml:space="preserve">        </w:t>
      </w:r>
      <w:r w:rsidR="00AF30FE">
        <w:rPr>
          <w:rFonts w:asciiTheme="majorHAnsi" w:hAnsiTheme="majorHAnsi"/>
        </w:rPr>
        <w:tab/>
        <w:t xml:space="preserve">  </w:t>
      </w:r>
      <w:r w:rsidRPr="007A2F33">
        <w:rPr>
          <w:rFonts w:asciiTheme="majorHAnsi" w:hAnsiTheme="majorHAnsi"/>
        </w:rPr>
        <w:t>Nguyễn Minh Vương - 1951061134</w:t>
      </w:r>
    </w:p>
    <w:p w14:paraId="1743F174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2A7DA1AA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61448D63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3E39D758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493B8973" w14:textId="77777777" w:rsidR="007A2F33" w:rsidRPr="007A2F33" w:rsidRDefault="007A2F33" w:rsidP="0068075A">
      <w:pPr>
        <w:ind w:left="3600"/>
        <w:rPr>
          <w:rFonts w:asciiTheme="majorHAnsi" w:hAnsiTheme="majorHAnsi"/>
        </w:rPr>
      </w:pPr>
    </w:p>
    <w:p w14:paraId="15F71DE0" w14:textId="5AF796D9" w:rsidR="007A2F33" w:rsidRDefault="007A2F33" w:rsidP="0068075A">
      <w:pPr>
        <w:ind w:left="3600"/>
        <w:rPr>
          <w:rFonts w:asciiTheme="majorHAnsi" w:hAnsiTheme="majorHAnsi"/>
        </w:rPr>
      </w:pPr>
    </w:p>
    <w:p w14:paraId="6762FB64" w14:textId="77777777" w:rsidR="007A2F33" w:rsidRDefault="007A2F33" w:rsidP="0068075A">
      <w:pPr>
        <w:ind w:left="3600"/>
        <w:rPr>
          <w:rFonts w:asciiTheme="majorHAnsi" w:hAnsiTheme="majorHAnsi"/>
        </w:rPr>
      </w:pPr>
    </w:p>
    <w:p w14:paraId="130E818B" w14:textId="5B530F22" w:rsidR="007A2F33" w:rsidRPr="007A2F33" w:rsidRDefault="007A2F33" w:rsidP="007A2F33">
      <w:pPr>
        <w:ind w:left="3600"/>
        <w:rPr>
          <w:rFonts w:asciiTheme="majorHAnsi" w:hAnsiTheme="majorHAnsi"/>
          <w:i/>
          <w:iCs/>
          <w:lang w:val="en-US"/>
        </w:rPr>
      </w:pPr>
      <w:r w:rsidRPr="007A2F33">
        <w:rPr>
          <w:rFonts w:asciiTheme="majorHAnsi" w:hAnsiTheme="majorHAnsi"/>
          <w:i/>
          <w:iCs/>
          <w:lang w:val="en-US"/>
        </w:rPr>
        <w:t>Hà Nội, ngày 03/11/2021</w:t>
      </w:r>
    </w:p>
    <w:p w14:paraId="7560618D" w14:textId="77777777" w:rsidR="007A2F33" w:rsidRDefault="007A2F33" w:rsidP="0068075A">
      <w:pPr>
        <w:ind w:left="3600"/>
        <w:rPr>
          <w:rFonts w:asciiTheme="majorHAnsi" w:hAnsiTheme="majorHAnsi"/>
        </w:rPr>
      </w:pPr>
    </w:p>
    <w:p w14:paraId="33BB6F7D" w14:textId="77777777" w:rsidR="00464A70" w:rsidRDefault="00464A70" w:rsidP="0068075A">
      <w:pPr>
        <w:ind w:left="3600"/>
        <w:rPr>
          <w:rFonts w:asciiTheme="majorHAnsi" w:hAnsiTheme="majorHAnsi"/>
        </w:rPr>
      </w:pPr>
    </w:p>
    <w:sdt>
      <w:sdtPr>
        <w:rPr>
          <w:rFonts w:ascii="Times New Roman" w:eastAsiaTheme="minorHAnsi" w:hAnsi="Times New Roman" w:cstheme="majorHAnsi"/>
          <w:b w:val="0"/>
          <w:color w:val="auto"/>
          <w:sz w:val="26"/>
          <w:szCs w:val="26"/>
          <w:lang w:val="vi-VN"/>
        </w:rPr>
        <w:id w:val="-94476980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461CDA" w14:textId="469CB286" w:rsidR="00464A70" w:rsidRDefault="00527DD5">
          <w:pPr>
            <w:pStyle w:val="TOCHeading"/>
          </w:pPr>
          <w:r>
            <w:t>Mục lục</w:t>
          </w:r>
        </w:p>
        <w:p w14:paraId="1DDB3B69" w14:textId="4793B733" w:rsidR="00464A70" w:rsidRDefault="00464A70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27621" w:history="1">
            <w:r w:rsidRPr="006E19E3">
              <w:rPr>
                <w:rStyle w:val="Hyperlink"/>
                <w:noProof/>
              </w:rPr>
              <w:t>1</w:t>
            </w:r>
            <w:r w:rsidR="00AF30FE">
              <w:rPr>
                <w:rStyle w:val="Hyperlink"/>
                <w:noProof/>
              </w:rPr>
              <w:t>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6E19E3">
              <w:rPr>
                <w:rStyle w:val="Hyperlink"/>
                <w:noProof/>
                <w:lang w:val="en-US"/>
              </w:rPr>
              <w:t>Phân công công việc và thông tin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_Toc86827621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E1C4" w14:textId="00E7617D" w:rsidR="00464A70" w:rsidRDefault="0072274E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2" w:history="1">
            <w:r w:rsidR="00464A70" w:rsidRPr="006E19E3">
              <w:rPr>
                <w:rStyle w:val="Hyperlink"/>
                <w:noProof/>
              </w:rPr>
              <w:t>2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Lược đồ CSDL và chi tiết các bảng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_Toc86827622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3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7E1C0600" w14:textId="0C705A30" w:rsidR="00464A70" w:rsidRDefault="0072274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3" w:history="1">
            <w:r w:rsidR="00464A70" w:rsidRPr="006E19E3">
              <w:rPr>
                <w:rStyle w:val="Hyperlink"/>
                <w:noProof/>
                <w:lang w:val="en-US"/>
              </w:rPr>
              <w:t>2.1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Database ER Diagram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_Toc86827623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3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141F1A20" w14:textId="0EDAF4A0" w:rsidR="00464A70" w:rsidRDefault="0072274E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4" w:history="1">
            <w:r w:rsidR="00464A70" w:rsidRPr="006E19E3">
              <w:rPr>
                <w:rStyle w:val="Hyperlink"/>
                <w:noProof/>
              </w:rPr>
              <w:t>3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</w:rPr>
              <w:t>Tổng quát về chức năng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_Toc86827624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7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0839F54D" w14:textId="74698331" w:rsidR="00464A70" w:rsidRDefault="0072274E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5" w:history="1">
            <w:r w:rsidR="00464A70" w:rsidRPr="006E19E3">
              <w:rPr>
                <w:rStyle w:val="Hyperlink"/>
                <w:noProof/>
              </w:rPr>
              <w:t>4</w:t>
            </w:r>
            <w:r w:rsidR="00AF3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>.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Hình ảnh kết quả các chức năng đã được thực hiện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_Toc86827625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8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32843CE0" w14:textId="35D7D3C2" w:rsidR="00464A70" w:rsidRDefault="0072274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6" w:history="1">
            <w:r w:rsidR="00464A70" w:rsidRPr="006E19E3">
              <w:rPr>
                <w:rStyle w:val="Hyperlink"/>
                <w:noProof/>
                <w:lang w:val="en-US"/>
              </w:rPr>
              <w:t>4.1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Giao diện và chức năng của Admin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_Toc86827626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8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1620362B" w14:textId="6647198A" w:rsidR="00464A70" w:rsidRDefault="0072274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7" w:history="1">
            <w:r w:rsidR="00464A70" w:rsidRPr="006E19E3">
              <w:rPr>
                <w:rStyle w:val="Hyperlink"/>
                <w:noProof/>
              </w:rPr>
              <w:t>4.2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</w:rPr>
              <w:t>Giao diện và chức năng của giáo viên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_Toc86827627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11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6CCACC76" w14:textId="481280D6" w:rsidR="00464A70" w:rsidRDefault="0072274E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86827628" w:history="1">
            <w:r w:rsidR="00464A70" w:rsidRPr="006E19E3">
              <w:rPr>
                <w:rStyle w:val="Hyperlink"/>
                <w:noProof/>
                <w:lang w:val="en-US"/>
              </w:rPr>
              <w:t>4.3</w:t>
            </w:r>
            <w:r w:rsidR="00464A7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464A70" w:rsidRPr="006E19E3">
              <w:rPr>
                <w:rStyle w:val="Hyperlink"/>
                <w:noProof/>
                <w:lang w:val="en-US"/>
              </w:rPr>
              <w:t>Giao diện và chức năng của sinh viên</w:t>
            </w:r>
            <w:r w:rsidR="00464A70">
              <w:rPr>
                <w:noProof/>
                <w:webHidden/>
              </w:rPr>
              <w:tab/>
            </w:r>
            <w:r w:rsidR="00464A70">
              <w:rPr>
                <w:noProof/>
                <w:webHidden/>
              </w:rPr>
              <w:fldChar w:fldCharType="begin"/>
            </w:r>
            <w:r w:rsidR="00464A70">
              <w:rPr>
                <w:noProof/>
                <w:webHidden/>
              </w:rPr>
              <w:instrText xml:space="preserve"> PAGEREF _Toc86827628 \h </w:instrText>
            </w:r>
            <w:r w:rsidR="00464A70">
              <w:rPr>
                <w:noProof/>
                <w:webHidden/>
              </w:rPr>
            </w:r>
            <w:r w:rsidR="00464A70">
              <w:rPr>
                <w:noProof/>
                <w:webHidden/>
              </w:rPr>
              <w:fldChar w:fldCharType="separate"/>
            </w:r>
            <w:r w:rsidR="00464A70">
              <w:rPr>
                <w:noProof/>
                <w:webHidden/>
              </w:rPr>
              <w:t>15</w:t>
            </w:r>
            <w:r w:rsidR="00464A70">
              <w:rPr>
                <w:noProof/>
                <w:webHidden/>
              </w:rPr>
              <w:fldChar w:fldCharType="end"/>
            </w:r>
          </w:hyperlink>
        </w:p>
        <w:p w14:paraId="6ACD917D" w14:textId="08E55D80" w:rsidR="00464A70" w:rsidRDefault="00464A70">
          <w:r>
            <w:rPr>
              <w:b/>
              <w:bCs/>
              <w:noProof/>
            </w:rPr>
            <w:fldChar w:fldCharType="end"/>
          </w:r>
        </w:p>
      </w:sdtContent>
    </w:sdt>
    <w:p w14:paraId="19B572FE" w14:textId="77777777" w:rsidR="00464A70" w:rsidRPr="007A2F33" w:rsidRDefault="00464A70" w:rsidP="0068075A">
      <w:pPr>
        <w:ind w:left="3600"/>
        <w:rPr>
          <w:rFonts w:asciiTheme="majorHAnsi" w:hAnsiTheme="majorHAnsi"/>
        </w:rPr>
        <w:sectPr w:rsidR="00464A70" w:rsidRPr="007A2F33" w:rsidSect="00AF30FE">
          <w:footerReference w:type="default" r:id="rId9"/>
          <w:pgSz w:w="11906" w:h="16838" w:code="9"/>
          <w:pgMar w:top="1134" w:right="1134" w:bottom="1134" w:left="1134" w:header="709" w:footer="709" w:gutter="0"/>
          <w:pgBorders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08"/>
          <w:titlePg/>
          <w:docGrid w:linePitch="360"/>
        </w:sectPr>
      </w:pPr>
    </w:p>
    <w:p w14:paraId="687897DB" w14:textId="2FC354AA" w:rsidR="00161A4C" w:rsidRPr="00BD5943" w:rsidRDefault="0068075A" w:rsidP="0068075A">
      <w:pPr>
        <w:pStyle w:val="Heading1"/>
        <w:rPr>
          <w:szCs w:val="28"/>
          <w:lang w:val="en-US"/>
        </w:rPr>
      </w:pPr>
      <w:bookmarkStart w:id="0" w:name="_Toc86827621"/>
      <w:r w:rsidRPr="00BD5943">
        <w:rPr>
          <w:szCs w:val="28"/>
          <w:lang w:val="en-US"/>
        </w:rPr>
        <w:lastRenderedPageBreak/>
        <w:t>Phân công công việc và thông tin Project</w:t>
      </w:r>
      <w:bookmarkEnd w:id="0"/>
    </w:p>
    <w:tbl>
      <w:tblPr>
        <w:tblStyle w:val="TableGrid"/>
        <w:tblpPr w:leftFromText="180" w:rightFromText="180" w:vertAnchor="page" w:horzAnchor="margin" w:tblpY="2125"/>
        <w:tblW w:w="9268" w:type="dxa"/>
        <w:tblLayout w:type="fixed"/>
        <w:tblLook w:val="04A0" w:firstRow="1" w:lastRow="0" w:firstColumn="1" w:lastColumn="0" w:noHBand="0" w:noVBand="1"/>
      </w:tblPr>
      <w:tblGrid>
        <w:gridCol w:w="2965"/>
        <w:gridCol w:w="2970"/>
        <w:gridCol w:w="3333"/>
      </w:tblGrid>
      <w:tr w:rsidR="0068075A" w14:paraId="7706768F" w14:textId="77777777" w:rsidTr="0068075A">
        <w:trPr>
          <w:trHeight w:val="558"/>
        </w:trPr>
        <w:tc>
          <w:tcPr>
            <w:tcW w:w="2965" w:type="dxa"/>
            <w:tcBorders>
              <w:right w:val="nil"/>
            </w:tcBorders>
          </w:tcPr>
          <w:p w14:paraId="22352C61" w14:textId="77777777" w:rsidR="0068075A" w:rsidRDefault="0068075A" w:rsidP="0068075A"/>
        </w:tc>
        <w:tc>
          <w:tcPr>
            <w:tcW w:w="2970" w:type="dxa"/>
            <w:tcBorders>
              <w:left w:val="nil"/>
              <w:right w:val="nil"/>
            </w:tcBorders>
            <w:shd w:val="clear" w:color="auto" w:fill="auto"/>
          </w:tcPr>
          <w:p w14:paraId="6CF44885" w14:textId="77777777" w:rsidR="0068075A" w:rsidRPr="00BD5943" w:rsidRDefault="0068075A" w:rsidP="0068075A">
            <w:pPr>
              <w:jc w:val="center"/>
              <w:rPr>
                <w:sz w:val="26"/>
              </w:rPr>
            </w:pPr>
            <w:r w:rsidRPr="00BD5943">
              <w:rPr>
                <w:sz w:val="26"/>
              </w:rPr>
              <w:t>Phân việc trong nhóm</w:t>
            </w:r>
          </w:p>
        </w:tc>
        <w:tc>
          <w:tcPr>
            <w:tcW w:w="3333" w:type="dxa"/>
            <w:tcBorders>
              <w:left w:val="nil"/>
            </w:tcBorders>
          </w:tcPr>
          <w:p w14:paraId="728F1ADD" w14:textId="77777777" w:rsidR="0068075A" w:rsidRDefault="0068075A" w:rsidP="0068075A"/>
        </w:tc>
      </w:tr>
      <w:tr w:rsidR="0068075A" w14:paraId="7322342B" w14:textId="77777777" w:rsidTr="00BD5943">
        <w:trPr>
          <w:trHeight w:val="566"/>
        </w:trPr>
        <w:tc>
          <w:tcPr>
            <w:tcW w:w="2965" w:type="dxa"/>
          </w:tcPr>
          <w:p w14:paraId="4DFF49E7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 xml:space="preserve">1951060939 </w:t>
            </w:r>
            <w:r w:rsidRPr="00BD5943">
              <w:rPr>
                <w:sz w:val="26"/>
                <w:lang w:val="vi-VN"/>
              </w:rPr>
              <w:t xml:space="preserve">  </w:t>
            </w:r>
            <w:r w:rsidRPr="00BD5943">
              <w:rPr>
                <w:sz w:val="26"/>
              </w:rPr>
              <w:t>Hồ Hồng Quân</w:t>
            </w:r>
          </w:p>
        </w:tc>
        <w:tc>
          <w:tcPr>
            <w:tcW w:w="2970" w:type="dxa"/>
          </w:tcPr>
          <w:p w14:paraId="55C309CB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1951060997 Nguyễn Văn Tân</w:t>
            </w:r>
          </w:p>
        </w:tc>
        <w:tc>
          <w:tcPr>
            <w:tcW w:w="3333" w:type="dxa"/>
          </w:tcPr>
          <w:p w14:paraId="365B99A6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1951061134</w:t>
            </w:r>
            <w:r w:rsidRPr="00BD5943">
              <w:rPr>
                <w:sz w:val="26"/>
                <w:lang w:val="vi-VN"/>
              </w:rPr>
              <w:t xml:space="preserve"> </w:t>
            </w:r>
            <w:r w:rsidRPr="00BD5943">
              <w:rPr>
                <w:sz w:val="26"/>
              </w:rPr>
              <w:t>Nguyễn Minh Vương</w:t>
            </w:r>
          </w:p>
        </w:tc>
      </w:tr>
      <w:tr w:rsidR="0068075A" w14:paraId="66ACDCD9" w14:textId="77777777" w:rsidTr="00BD5943">
        <w:trPr>
          <w:trHeight w:val="688"/>
        </w:trPr>
        <w:tc>
          <w:tcPr>
            <w:tcW w:w="2965" w:type="dxa"/>
          </w:tcPr>
          <w:p w14:paraId="02383EAD" w14:textId="7C84657C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Làm</w:t>
            </w:r>
            <w:r w:rsidR="00FC05DD">
              <w:rPr>
                <w:sz w:val="26"/>
              </w:rPr>
              <w:t xml:space="preserve"> giao diện và</w:t>
            </w:r>
            <w:r w:rsidRPr="00BD5943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 xml:space="preserve">chức năng phần </w:t>
            </w:r>
            <w:r w:rsidR="007C0189">
              <w:rPr>
                <w:sz w:val="26"/>
              </w:rPr>
              <w:t>GIÁO VIÊN</w:t>
            </w:r>
            <w:r w:rsidR="00AF30FE">
              <w:rPr>
                <w:sz w:val="26"/>
              </w:rPr>
              <w:t>,</w:t>
            </w:r>
            <w:r w:rsidR="007C0189">
              <w:rPr>
                <w:sz w:val="26"/>
              </w:rPr>
              <w:t xml:space="preserve">Login, </w:t>
            </w:r>
            <w:r w:rsidR="00AF30FE">
              <w:rPr>
                <w:sz w:val="26"/>
              </w:rPr>
              <w:t xml:space="preserve"> Database</w:t>
            </w:r>
          </w:p>
        </w:tc>
        <w:tc>
          <w:tcPr>
            <w:tcW w:w="2970" w:type="dxa"/>
          </w:tcPr>
          <w:p w14:paraId="42C91970" w14:textId="649C4C4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Làm</w:t>
            </w:r>
            <w:r w:rsidR="00FC05DD">
              <w:rPr>
                <w:sz w:val="26"/>
              </w:rPr>
              <w:t xml:space="preserve"> giao diện</w:t>
            </w:r>
            <w:r w:rsidRPr="00BD5943">
              <w:rPr>
                <w:sz w:val="26"/>
              </w:rPr>
              <w:t xml:space="preserve"> </w:t>
            </w:r>
            <w:r w:rsidR="00AF30FE">
              <w:rPr>
                <w:sz w:val="26"/>
              </w:rPr>
              <w:t xml:space="preserve">chức năng phần </w:t>
            </w:r>
            <w:r w:rsidR="007C0189">
              <w:rPr>
                <w:sz w:val="26"/>
              </w:rPr>
              <w:t>QUẢN TRỊ</w:t>
            </w:r>
            <w:r w:rsidR="00AF30FE">
              <w:rPr>
                <w:sz w:val="26"/>
              </w:rPr>
              <w:t>,</w:t>
            </w:r>
            <w:r w:rsidR="007C0189">
              <w:rPr>
                <w:sz w:val="26"/>
              </w:rPr>
              <w:t xml:space="preserve"> Đă</w:t>
            </w:r>
            <w:r w:rsidR="00FC05DD">
              <w:rPr>
                <w:sz w:val="26"/>
              </w:rPr>
              <w:t>ng ký,</w:t>
            </w:r>
            <w:r w:rsidR="00AF30FE">
              <w:rPr>
                <w:sz w:val="26"/>
              </w:rPr>
              <w:t xml:space="preserve"> Database</w:t>
            </w:r>
          </w:p>
        </w:tc>
        <w:tc>
          <w:tcPr>
            <w:tcW w:w="3333" w:type="dxa"/>
          </w:tcPr>
          <w:p w14:paraId="37E1A612" w14:textId="4FA2892C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</w:rPr>
              <w:t xml:space="preserve">Làm </w:t>
            </w:r>
            <w:r w:rsidR="00AF30FE">
              <w:rPr>
                <w:sz w:val="26"/>
              </w:rPr>
              <w:t>chức năng phần SINH VIÊN</w:t>
            </w:r>
            <w:r w:rsidR="007C0189">
              <w:rPr>
                <w:sz w:val="26"/>
                <w:lang w:val="vi-VN"/>
              </w:rPr>
              <w:t>, Quên mật khẩu</w:t>
            </w:r>
            <w:r w:rsidR="00AF30FE">
              <w:rPr>
                <w:sz w:val="26"/>
                <w:lang w:val="vi-VN"/>
              </w:rPr>
              <w:t xml:space="preserve">, </w:t>
            </w:r>
            <w:r w:rsidR="00AF30FE">
              <w:rPr>
                <w:sz w:val="26"/>
              </w:rPr>
              <w:t xml:space="preserve"> Database</w:t>
            </w:r>
          </w:p>
        </w:tc>
      </w:tr>
      <w:tr w:rsidR="0068075A" w14:paraId="6EAB6210" w14:textId="77777777" w:rsidTr="00BD5943">
        <w:trPr>
          <w:trHeight w:val="712"/>
        </w:trPr>
        <w:tc>
          <w:tcPr>
            <w:tcW w:w="2965" w:type="dxa"/>
          </w:tcPr>
          <w:p w14:paraId="10A168A5" w14:textId="3ADFCBAF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</w:t>
            </w:r>
            <w:r w:rsidR="007A2F33" w:rsidRPr="00B108E4">
              <w:rPr>
                <w:sz w:val="26"/>
                <w:lang w:val="vi-VN"/>
              </w:rPr>
              <w:t>.5</w:t>
            </w:r>
            <w:r w:rsidRPr="00BD5943">
              <w:rPr>
                <w:sz w:val="26"/>
                <w:lang w:val="vi-VN"/>
              </w:rPr>
              <w:t>đ</w:t>
            </w:r>
          </w:p>
        </w:tc>
        <w:tc>
          <w:tcPr>
            <w:tcW w:w="2970" w:type="dxa"/>
          </w:tcPr>
          <w:p w14:paraId="1B38466E" w14:textId="27450790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8.5</w:t>
            </w:r>
            <w:r w:rsidRPr="00BD5943">
              <w:rPr>
                <w:sz w:val="26"/>
                <w:lang w:val="vi-VN"/>
              </w:rPr>
              <w:t>đ</w:t>
            </w:r>
          </w:p>
        </w:tc>
        <w:tc>
          <w:tcPr>
            <w:tcW w:w="3333" w:type="dxa"/>
          </w:tcPr>
          <w:p w14:paraId="58F29E2F" w14:textId="16F5A277" w:rsidR="0068075A" w:rsidRPr="00BD5943" w:rsidRDefault="0068075A" w:rsidP="0068075A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 xml:space="preserve">Điểm tự đánh giá của cá nhân: </w:t>
            </w:r>
            <w:r w:rsidR="007A2F33" w:rsidRPr="007A2F33">
              <w:rPr>
                <w:sz w:val="26"/>
                <w:lang w:val="vi-VN"/>
              </w:rPr>
              <w:t>8.5</w:t>
            </w:r>
            <w:r w:rsidRPr="00BD5943">
              <w:rPr>
                <w:sz w:val="26"/>
                <w:lang w:val="vi-VN"/>
              </w:rPr>
              <w:t>đ</w:t>
            </w:r>
          </w:p>
        </w:tc>
      </w:tr>
      <w:tr w:rsidR="0068075A" w14:paraId="15FAFCA6" w14:textId="77777777" w:rsidTr="0068075A">
        <w:trPr>
          <w:trHeight w:val="646"/>
        </w:trPr>
        <w:tc>
          <w:tcPr>
            <w:tcW w:w="2965" w:type="dxa"/>
          </w:tcPr>
          <w:p w14:paraId="3FDDFCB8" w14:textId="5EC9BF41" w:rsidR="0068075A" w:rsidRPr="00BD5943" w:rsidRDefault="00BD5943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Thành viên</w:t>
            </w:r>
          </w:p>
        </w:tc>
        <w:tc>
          <w:tcPr>
            <w:tcW w:w="2970" w:type="dxa"/>
            <w:tcBorders>
              <w:bottom w:val="single" w:sz="4" w:space="0" w:color="auto"/>
            </w:tcBorders>
          </w:tcPr>
          <w:p w14:paraId="4234F0E4" w14:textId="77777777" w:rsidR="0068075A" w:rsidRPr="00BD5943" w:rsidRDefault="0068075A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Trưởng nhóm</w:t>
            </w:r>
          </w:p>
        </w:tc>
        <w:tc>
          <w:tcPr>
            <w:tcW w:w="3333" w:type="dxa"/>
            <w:tcBorders>
              <w:bottom w:val="single" w:sz="4" w:space="0" w:color="auto"/>
            </w:tcBorders>
          </w:tcPr>
          <w:p w14:paraId="040A30B3" w14:textId="3F181E20" w:rsidR="0068075A" w:rsidRPr="00BD5943" w:rsidRDefault="00BD5943" w:rsidP="0068075A">
            <w:pPr>
              <w:rPr>
                <w:sz w:val="26"/>
              </w:rPr>
            </w:pPr>
            <w:r w:rsidRPr="00BD5943">
              <w:rPr>
                <w:sz w:val="26"/>
              </w:rPr>
              <w:t>Thành viên</w:t>
            </w:r>
          </w:p>
        </w:tc>
      </w:tr>
      <w:tr w:rsidR="0068075A" w14:paraId="012854C3" w14:textId="77777777" w:rsidTr="0068075A">
        <w:trPr>
          <w:trHeight w:val="1967"/>
        </w:trPr>
        <w:tc>
          <w:tcPr>
            <w:tcW w:w="9268" w:type="dxa"/>
            <w:gridSpan w:val="3"/>
            <w:vAlign w:val="center"/>
          </w:tcPr>
          <w:p w14:paraId="58BB39EE" w14:textId="2FA8AEF4" w:rsidR="0068075A" w:rsidRPr="00BD5943" w:rsidRDefault="00FC05DD" w:rsidP="00FC05DD">
            <w:pPr>
              <w:rPr>
                <w:sz w:val="26"/>
                <w:lang w:val="vi-VN"/>
              </w:rPr>
            </w:pPr>
            <w:r>
              <w:rPr>
                <w:sz w:val="26"/>
                <w:lang w:val="vi-VN"/>
              </w:rPr>
              <w:t xml:space="preserve">Link Webhotst: </w:t>
            </w:r>
            <w:r w:rsidRPr="00FC05DD">
              <w:rPr>
                <w:sz w:val="26"/>
                <w:lang w:val="vi-VN"/>
              </w:rPr>
              <w:t>https://quantanvuong.000webhostapp.com/</w:t>
            </w:r>
          </w:p>
          <w:p w14:paraId="1B6D84C0" w14:textId="77777777" w:rsidR="0068075A" w:rsidRPr="00BD5943" w:rsidRDefault="0068075A" w:rsidP="00FC05DD">
            <w:pPr>
              <w:rPr>
                <w:sz w:val="26"/>
                <w:lang w:val="vi-VN"/>
              </w:rPr>
            </w:pPr>
            <w:r w:rsidRPr="00BD5943">
              <w:rPr>
                <w:sz w:val="26"/>
                <w:lang w:val="vi-VN"/>
              </w:rPr>
              <w:t>Link Github tới thư mục BTL làm việc của nhóm: https://github.com/nheobabee/edumanagement</w:t>
            </w:r>
          </w:p>
          <w:p w14:paraId="538A7145" w14:textId="77777777" w:rsidR="0068075A" w:rsidRPr="00BD5943" w:rsidRDefault="0068075A" w:rsidP="0068075A">
            <w:pPr>
              <w:rPr>
                <w:sz w:val="26"/>
                <w:lang w:val="vi-VN"/>
              </w:rPr>
            </w:pPr>
          </w:p>
        </w:tc>
      </w:tr>
    </w:tbl>
    <w:p w14:paraId="7393D4F9" w14:textId="46D4F257" w:rsidR="0068075A" w:rsidRPr="008E312F" w:rsidRDefault="0068075A" w:rsidP="00BD5943">
      <w:pPr>
        <w:pStyle w:val="Heading1"/>
        <w:numPr>
          <w:ilvl w:val="0"/>
          <w:numId w:val="0"/>
        </w:numPr>
        <w:ind w:left="432" w:hanging="432"/>
        <w:rPr>
          <w:szCs w:val="28"/>
        </w:rPr>
      </w:pPr>
    </w:p>
    <w:p w14:paraId="18C712BE" w14:textId="4E479F21" w:rsidR="00BD5943" w:rsidRPr="007E49BD" w:rsidRDefault="00BD5943" w:rsidP="00BD5943">
      <w:pPr>
        <w:pStyle w:val="Heading1"/>
        <w:rPr>
          <w:szCs w:val="28"/>
        </w:rPr>
      </w:pPr>
      <w:bookmarkStart w:id="1" w:name="_Toc86827622"/>
      <w:r w:rsidRPr="007E49BD">
        <w:rPr>
          <w:szCs w:val="28"/>
        </w:rPr>
        <w:t>Lược đồ CSDL và chi tiết các bảng</w:t>
      </w:r>
      <w:bookmarkEnd w:id="1"/>
    </w:p>
    <w:p w14:paraId="2CB0A72E" w14:textId="5BD47960" w:rsidR="00BD5943" w:rsidRDefault="00BD5943" w:rsidP="00BD5943">
      <w:pPr>
        <w:pStyle w:val="Heading2"/>
        <w:rPr>
          <w:lang w:val="en-US"/>
        </w:rPr>
      </w:pPr>
      <w:bookmarkStart w:id="2" w:name="_Toc86827623"/>
      <w:ins w:id="3" w:author="Quân Hồ Hồng" w:date="2021-11-03T02:24:00Z"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19E8DFE" wp14:editId="3A54E5CE">
              <wp:simplePos x="0" y="0"/>
              <wp:positionH relativeFrom="page">
                <wp:align>center</wp:align>
              </wp:positionH>
              <wp:positionV relativeFrom="paragraph">
                <wp:posOffset>392430</wp:posOffset>
              </wp:positionV>
              <wp:extent cx="6606540" cy="3658870"/>
              <wp:effectExtent l="0" t="0" r="3810" b="0"/>
              <wp:wrapTight wrapText="bothSides">
                <wp:wrapPolygon edited="0">
                  <wp:start x="0" y="0"/>
                  <wp:lineTo x="0" y="21480"/>
                  <wp:lineTo x="21550" y="21480"/>
                  <wp:lineTo x="21550" y="0"/>
                  <wp:lineTo x="0" y="0"/>
                </wp:wrapPolygon>
              </wp:wrapTight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606540" cy="3658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>
        <w:rPr>
          <w:lang w:val="en-US"/>
        </w:rPr>
        <w:t>Database ER Diagram</w:t>
      </w:r>
      <w:bookmarkEnd w:id="2"/>
      <w:r>
        <w:rPr>
          <w:lang w:val="en-US"/>
        </w:rPr>
        <w:tab/>
      </w:r>
    </w:p>
    <w:p w14:paraId="2C008FE2" w14:textId="5B7A90C3" w:rsidR="00BD5943" w:rsidRDefault="00BD5943" w:rsidP="00BD5943">
      <w:pPr>
        <w:rPr>
          <w:lang w:val="en-US"/>
        </w:rPr>
      </w:pPr>
    </w:p>
    <w:p w14:paraId="0810800E" w14:textId="70758944" w:rsidR="00BD5943" w:rsidRDefault="00BD5943" w:rsidP="00BD5943">
      <w:pPr>
        <w:rPr>
          <w:lang w:val="en-US"/>
        </w:rPr>
      </w:pPr>
    </w:p>
    <w:p w14:paraId="2D129810" w14:textId="77777777" w:rsidR="00BD5943" w:rsidRDefault="00BD5943" w:rsidP="00BD5943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101"/>
        <w:gridCol w:w="2744"/>
        <w:gridCol w:w="1420"/>
        <w:gridCol w:w="3595"/>
      </w:tblGrid>
      <w:tr w:rsidR="00BD5943" w:rsidRPr="00BD5943" w14:paraId="6006CD92" w14:textId="77777777" w:rsidTr="006A6231">
        <w:trPr>
          <w:trHeight w:val="948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6078C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Quan hệ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06316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Thuộc tính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A1FE5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Diễn giải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AA7BCE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Kiểu dữ liệu</w:t>
            </w:r>
          </w:p>
        </w:tc>
      </w:tr>
      <w:tr w:rsidR="00BD5943" w:rsidRPr="00BD5943" w14:paraId="199FECB0" w14:textId="77777777" w:rsidTr="006A6231">
        <w:trPr>
          <w:trHeight w:val="19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0094A3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users 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70A9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31A8F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2B71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 Int(auto increment)</w:t>
            </w:r>
          </w:p>
        </w:tc>
      </w:tr>
      <w:tr w:rsidR="00BD5943" w:rsidRPr="00BD5943" w14:paraId="1F86A37B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747CC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879EC5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86D1D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Họ tên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10909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80B986A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B3A5D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93063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User_avatar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62E22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Ảnh đại điện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8BBE2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7BC219C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FE3131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5F570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User_gioitinh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59B92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Giới tính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5E465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711E49ED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62408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515EB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User_birthday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AC7C9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sinh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73541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</w:t>
            </w:r>
          </w:p>
        </w:tc>
      </w:tr>
      <w:tr w:rsidR="00BD5943" w:rsidRPr="00BD5943" w14:paraId="0F8AB119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206EA0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4DF6B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User_phone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FEF6A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Số điện thoại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49C15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15D450A0" w14:textId="77777777" w:rsidTr="006A6231">
        <w:trPr>
          <w:trHeight w:val="19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6B8D00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B12062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User_email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D83871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Tài khoản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9E29E0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6597E17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0D25CFD0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EA20F3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User_pass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A2DA03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Mật khẩu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36860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EE07066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24716D6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C4411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User_level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A6C655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Quyền hạn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B79132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Int </w:t>
            </w:r>
          </w:p>
        </w:tc>
      </w:tr>
      <w:tr w:rsidR="00BD5943" w:rsidRPr="00BD5943" w14:paraId="5AC7D69B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344B97D" w14:textId="77777777" w:rsidR="00BD5943" w:rsidRPr="00BD5943" w:rsidRDefault="00BD5943" w:rsidP="006A6231">
            <w:pPr>
              <w:tabs>
                <w:tab w:val="left" w:pos="324"/>
              </w:tabs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ab/>
            </w: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E8CF8B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12DFAD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Trạng thái kích hoạt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BFBED3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6C54B410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F80D5AB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C91E76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Code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4670B9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kích hoạt đăng kí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033BFD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5F945BC7" w14:textId="77777777" w:rsidTr="006A6231">
        <w:trPr>
          <w:trHeight w:val="195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88CB2CA" w14:textId="77777777" w:rsidR="00BD5943" w:rsidRPr="00BD5943" w:rsidRDefault="00BD5943" w:rsidP="006A6231">
            <w:pPr>
              <w:jc w:val="center"/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B3B54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Code_forgot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3EC3C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kích hoạt quên mật khẩu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E998B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342EA30D" w14:textId="77777777" w:rsidTr="006A6231">
        <w:trPr>
          <w:trHeight w:val="9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91BD1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Tbl_comment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0F95A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Comment_id 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BED55B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bình luận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AFE988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Int(auto increment)</w:t>
            </w:r>
          </w:p>
        </w:tc>
      </w:tr>
      <w:tr w:rsidR="00BD5943" w:rsidRPr="00BD5943" w14:paraId="79F21287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C31F70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3DF72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Parent_comment_id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3B954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được phản hồi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DA5B6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E84DB84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6BDAC2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81DE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Comment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505CF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Nội dung bình luận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00B59E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117D5DF4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9E646A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232154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Comment_sender_name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667ABC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người gửi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368AF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584DE9D8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18A0CA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814CA5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A3841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Thời gian gửi bình luận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0F0C0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Timestamp(current)_Timestamp</w:t>
            </w:r>
          </w:p>
        </w:tc>
      </w:tr>
      <w:tr w:rsidR="00BD5943" w:rsidRPr="00BD5943" w14:paraId="6F0881A0" w14:textId="77777777" w:rsidTr="006A6231">
        <w:trPr>
          <w:trHeight w:val="114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10FA3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monhoc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65C7F7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idMH 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5924CB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môn học 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95346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Int(auto increment)</w:t>
            </w:r>
          </w:p>
        </w:tc>
      </w:tr>
      <w:tr w:rsidR="00BD5943" w:rsidRPr="00BD5943" w14:paraId="1FD09BC3" w14:textId="77777777" w:rsidTr="006A6231">
        <w:trPr>
          <w:trHeight w:val="114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61BD0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9D9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C0723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Tên môn học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EA191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2FCFDD3" w14:textId="77777777" w:rsidTr="006A6231">
        <w:trPr>
          <w:trHeight w:val="114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0F4419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85D93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TC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EBAB4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Số tin chỉ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16FD3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1EF17B2A" w14:textId="77777777" w:rsidTr="006A6231">
        <w:trPr>
          <w:trHeight w:val="9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EA24F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lastRenderedPageBreak/>
              <w:t>Relationship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3C2B0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EEBC79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người dùng 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54D1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8DA0EB9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0EB69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7F07B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579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52783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0D509A6" w14:textId="77777777" w:rsidTr="006A6231">
        <w:trPr>
          <w:trHeight w:val="87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073B30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A751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FB26C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0A93C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Tinyint</w:t>
            </w:r>
          </w:p>
        </w:tc>
      </w:tr>
      <w:tr w:rsidR="00BD5943" w:rsidRPr="00BD5943" w14:paraId="144AFBEE" w14:textId="77777777" w:rsidTr="006A6231">
        <w:trPr>
          <w:trHeight w:val="60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7DFE78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3C288D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08F1D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 bài tập lớn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733AB9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 (auto increment)</w:t>
            </w:r>
          </w:p>
        </w:tc>
      </w:tr>
      <w:tr w:rsidR="00BD5943" w:rsidRPr="00BD5943" w14:paraId="693947E0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AF89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84BAA0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C6D9A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99F42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D1D8A38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5873B0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FEFA56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formatBTL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A8320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Định dạng bài tập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A954FA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CE493F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14C43E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5D70D8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openedBTL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62DD3F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giao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72AB81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5A666499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80CFCC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4AA2A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deadlineBTL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4FCA1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Hạn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F09EA1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Daetime</w:t>
            </w:r>
          </w:p>
        </w:tc>
      </w:tr>
      <w:tr w:rsidR="00BD5943" w:rsidRPr="00BD5943" w14:paraId="16EE1631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52E1F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6E897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9B7F3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6BCEE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C90885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6D6233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114DB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filenameBTL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DF5ECA" w14:textId="77777777" w:rsidR="00BD5943" w:rsidRPr="00BD5943" w:rsidRDefault="00BD5943" w:rsidP="006A6231">
            <w:pPr>
              <w:rPr>
                <w:sz w:val="26"/>
                <w:lang w:val="fr-FR" w:eastAsia="zh-CN"/>
              </w:rPr>
            </w:pPr>
            <w:r w:rsidRPr="00BD5943">
              <w:rPr>
                <w:sz w:val="26"/>
                <w:lang w:val="fr-FR" w:eastAsia="zh-CN"/>
              </w:rPr>
              <w:t>Tên file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44482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B8260D5" w14:textId="77777777" w:rsidTr="006A6231">
        <w:trPr>
          <w:trHeight w:val="51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CB1D5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E32559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C0B90A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Mã môn học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B8182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CDDB2E7" w14:textId="77777777" w:rsidTr="006A6231">
        <w:trPr>
          <w:trHeight w:val="20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3C9CA1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Btvn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F5A677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3FFFE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449C38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 (auto increment)</w:t>
            </w:r>
          </w:p>
        </w:tc>
      </w:tr>
      <w:tr w:rsidR="00BD5943" w:rsidRPr="00BD5943" w14:paraId="4955083C" w14:textId="77777777" w:rsidTr="006A6231">
        <w:trPr>
          <w:trHeight w:val="20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0254AF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1B9DA1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nameBTVN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1F0A7E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8672DC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85986F6" w14:textId="77777777" w:rsidTr="006A6231">
        <w:trPr>
          <w:trHeight w:val="205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E29BBD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217087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formatBTVN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8AD426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Định dạng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9DA577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FAC790F" w14:textId="77777777" w:rsidTr="006A6231">
        <w:trPr>
          <w:trHeight w:val="35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D9B36F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698E3B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openedBTVN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64EE0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bắt đầu giao bài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0C30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5E81D34D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AD0BE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7AE02B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deadlineBTVN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AA2A7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Hạn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02C4C8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Daetime</w:t>
            </w:r>
          </w:p>
        </w:tc>
      </w:tr>
      <w:tr w:rsidR="00BD5943" w:rsidRPr="00BD5943" w14:paraId="244EAF99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5942A8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02F888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A9591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70C776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60F4D935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B344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D6A97E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filename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51FA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14C5C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438BEB99" w14:textId="77777777" w:rsidTr="006A6231">
        <w:trPr>
          <w:trHeight w:val="102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C3DA5A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40840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AB93A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4B4B1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7DA9B52" w14:textId="77777777" w:rsidTr="006A6231">
        <w:trPr>
          <w:trHeight w:val="123"/>
          <w:jc w:val="center"/>
        </w:trPr>
        <w:tc>
          <w:tcPr>
            <w:tcW w:w="210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DA224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btlsv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062B60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5EDB3B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1320B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2A07C993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8854AE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C97E0B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994303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50B354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4F49152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7CCCBA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AD381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4E425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54F2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0895461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577DC9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2576D8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fileBTL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F1246A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 bài tập lớn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B2DA11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7E67D28" w14:textId="77777777" w:rsidTr="006A6231">
        <w:trPr>
          <w:trHeight w:val="123"/>
          <w:jc w:val="center"/>
        </w:trPr>
        <w:tc>
          <w:tcPr>
            <w:tcW w:w="2101" w:type="dxa"/>
            <w:vMerge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F76FE7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30C939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notebtlsv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86CD7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 xml:space="preserve">Ghi chú bài tập lớn sinh viên 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851E4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91E3DD9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05C1D5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8DE09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Ngaynop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1B0E0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nộp bài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DF708E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17BABA4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083767D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096FA1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0643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A541BC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3473DC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189CC0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btvnsv</w:t>
            </w: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64066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E564E3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002B78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DA53668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F19308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6714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fileBTVN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19D07E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Tên tệp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044E2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07556A01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62502C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4E7912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Notebtvnsv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B9A79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 bài tập về nhà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5E4A4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22E29261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72D06FC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15CB660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CCD6A9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F7F54B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9424B1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1664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B0D595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ngaynop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A28BC9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Ngày nộp</w:t>
            </w:r>
          </w:p>
        </w:tc>
        <w:tc>
          <w:tcPr>
            <w:tcW w:w="359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D7B4D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Datetime</w:t>
            </w:r>
          </w:p>
        </w:tc>
      </w:tr>
      <w:tr w:rsidR="00BD5943" w:rsidRPr="00BD5943" w14:paraId="16856ADF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2F4886A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Dkbtl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C629CD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E26EA3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5F36C0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5D665EEF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1761A46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7EC265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9885A5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EFE5095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0D8726E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B54EBD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43E94C7C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idMH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68280AA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môn học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632DD88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2F326876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AAAD96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6400F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Note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286D44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Ghi chú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98BB1D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71EEC429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BDE4B2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Ketquabtl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9F64AF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8A7F014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DB2082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6DB83C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E841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C256E7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30CAB0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809B11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A55DB43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6E5AE0D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F6FEAB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markBTL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738BAC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Điểm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058D0F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758CDCAD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AC98E6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167EE97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cmtBTL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B38D80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bài tập lớn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C4F8E2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  <w:tr w:rsidR="00BD5943" w:rsidRPr="00BD5943" w14:paraId="3423E137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37FACC3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Ketquabtvn</w:t>
            </w:r>
          </w:p>
        </w:tc>
        <w:tc>
          <w:tcPr>
            <w:tcW w:w="2744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2B7A0F83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User_id</w:t>
            </w:r>
          </w:p>
        </w:tc>
        <w:tc>
          <w:tcPr>
            <w:tcW w:w="142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4B1D5C8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người dùng</w:t>
            </w:r>
          </w:p>
        </w:tc>
        <w:tc>
          <w:tcPr>
            <w:tcW w:w="3595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35630E2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02F772BB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5F83C109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C91701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idBTVN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52867C9F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Mã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C67BE2D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60260E24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auto"/>
          </w:tcPr>
          <w:p w14:paraId="69F9341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185147F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MarkBTVN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14333F1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Điểm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14:paraId="0A2C4A2B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Int</w:t>
            </w:r>
          </w:p>
        </w:tc>
      </w:tr>
      <w:tr w:rsidR="00BD5943" w:rsidRPr="00BD5943" w14:paraId="471C6F65" w14:textId="77777777" w:rsidTr="006A6231">
        <w:trPr>
          <w:trHeight w:val="123"/>
          <w:jc w:val="center"/>
        </w:trPr>
        <w:tc>
          <w:tcPr>
            <w:tcW w:w="2101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EF95B1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</w:p>
        </w:tc>
        <w:tc>
          <w:tcPr>
            <w:tcW w:w="2744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F28B256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cmtBTVN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4E686E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Bình luận bài tập về nhà</w:t>
            </w:r>
          </w:p>
        </w:tc>
        <w:tc>
          <w:tcPr>
            <w:tcW w:w="3595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6091FFA" w14:textId="77777777" w:rsidR="00BD5943" w:rsidRPr="00BD5943" w:rsidRDefault="00BD5943" w:rsidP="006A6231">
            <w:pPr>
              <w:rPr>
                <w:sz w:val="26"/>
                <w:lang w:eastAsia="zh-CN"/>
              </w:rPr>
            </w:pPr>
            <w:r w:rsidRPr="00BD5943">
              <w:rPr>
                <w:sz w:val="26"/>
                <w:lang w:eastAsia="zh-CN"/>
              </w:rPr>
              <w:t>Varchar(255)</w:t>
            </w:r>
          </w:p>
        </w:tc>
      </w:tr>
    </w:tbl>
    <w:p w14:paraId="28EA4AA9" w14:textId="28359A0C" w:rsidR="00BD5943" w:rsidRDefault="00BD5943" w:rsidP="00BD5943">
      <w:pPr>
        <w:rPr>
          <w:b/>
          <w:bCs/>
        </w:rPr>
      </w:pPr>
    </w:p>
    <w:p w14:paraId="2B63985A" w14:textId="26D86DF1" w:rsidR="00DF39FE" w:rsidRDefault="00DF39FE" w:rsidP="00BD5943">
      <w:pPr>
        <w:rPr>
          <w:b/>
          <w:bCs/>
        </w:rPr>
      </w:pPr>
    </w:p>
    <w:p w14:paraId="57FE87B2" w14:textId="5AA8AD00" w:rsidR="00DF39FE" w:rsidRDefault="00DF39FE" w:rsidP="00BD5943">
      <w:pPr>
        <w:rPr>
          <w:b/>
          <w:bCs/>
        </w:rPr>
      </w:pPr>
    </w:p>
    <w:p w14:paraId="1401C413" w14:textId="77777777" w:rsidR="00DF39FE" w:rsidRPr="00BD5943" w:rsidRDefault="00DF39FE" w:rsidP="00BD5943">
      <w:pPr>
        <w:rPr>
          <w:b/>
          <w:bCs/>
        </w:rPr>
      </w:pPr>
    </w:p>
    <w:p w14:paraId="1D5A2115" w14:textId="4F03D795" w:rsidR="00DF39FE" w:rsidRDefault="00DF39FE" w:rsidP="00BD4BF6">
      <w:pPr>
        <w:pStyle w:val="Heading1"/>
      </w:pPr>
      <w:bookmarkStart w:id="4" w:name="_Toc86827624"/>
      <w:r w:rsidRPr="00DF39FE">
        <w:t>Tổng quát về chức năng</w:t>
      </w:r>
      <w:bookmarkEnd w:id="4"/>
    </w:p>
    <w:p w14:paraId="1C672DDF" w14:textId="26CAB155" w:rsidR="001E1994" w:rsidRDefault="001E1994" w:rsidP="001E1994">
      <w:pPr>
        <w:pStyle w:val="ListParagraph"/>
        <w:numPr>
          <w:ilvl w:val="0"/>
          <w:numId w:val="2"/>
        </w:numPr>
      </w:pPr>
      <w:r>
        <w:t>Hệ thồng Admin</w:t>
      </w:r>
    </w:p>
    <w:p w14:paraId="4901BE2E" w14:textId="503A8E8D" w:rsidR="001E1994" w:rsidRDefault="001E1994" w:rsidP="001E1994">
      <w:pPr>
        <w:pStyle w:val="ListParagraph"/>
        <w:numPr>
          <w:ilvl w:val="0"/>
          <w:numId w:val="4"/>
        </w:numPr>
      </w:pPr>
      <w:r>
        <w:t xml:space="preserve">Thống kê quản lý giáo viên sinh viên(Thêm, xóa, phân công giảng dạy) </w:t>
      </w:r>
    </w:p>
    <w:p w14:paraId="5862DED0" w14:textId="4705421F" w:rsidR="001E1994" w:rsidRDefault="001E1994" w:rsidP="001E1994">
      <w:pPr>
        <w:pStyle w:val="ListParagraph"/>
        <w:numPr>
          <w:ilvl w:val="0"/>
          <w:numId w:val="4"/>
        </w:numPr>
      </w:pPr>
      <w:r w:rsidRPr="001E1994">
        <w:t>Cho phép xem danh s</w:t>
      </w:r>
      <w:r>
        <w:t>ách các môn học và các bài tập liên quan</w:t>
      </w:r>
    </w:p>
    <w:p w14:paraId="2FDCFD6E" w14:textId="6F646F95" w:rsidR="001E1994" w:rsidRDefault="001E1994" w:rsidP="001E1994">
      <w:pPr>
        <w:pStyle w:val="ListParagraph"/>
        <w:numPr>
          <w:ilvl w:val="0"/>
          <w:numId w:val="4"/>
        </w:numPr>
      </w:pPr>
      <w:r w:rsidRPr="001E1994">
        <w:t xml:space="preserve">Cho phép xem kết quả </w:t>
      </w:r>
      <w:r>
        <w:t xml:space="preserve">điểm của học sinh </w:t>
      </w:r>
    </w:p>
    <w:p w14:paraId="7B19AD06" w14:textId="027915C0" w:rsidR="006565E4" w:rsidRDefault="006565E4" w:rsidP="001E1994">
      <w:pPr>
        <w:pStyle w:val="ListParagraph"/>
        <w:numPr>
          <w:ilvl w:val="0"/>
          <w:numId w:val="4"/>
        </w:numPr>
      </w:pPr>
      <w:r>
        <w:t>Thêm, sửa, xóa môn học</w:t>
      </w:r>
    </w:p>
    <w:p w14:paraId="0902A629" w14:textId="77777777" w:rsidR="006565E4" w:rsidRPr="006565E4" w:rsidRDefault="006565E4" w:rsidP="006565E4">
      <w:pPr>
        <w:pStyle w:val="ListParagraph"/>
        <w:numPr>
          <w:ilvl w:val="0"/>
          <w:numId w:val="4"/>
        </w:numPr>
      </w:pPr>
      <w:r w:rsidRPr="006565E4">
        <w:rPr>
          <w:lang w:val="vi-VN"/>
        </w:rPr>
        <w:t>Hiển thị danh sách thông tin MÔN HỌC</w:t>
      </w:r>
    </w:p>
    <w:p w14:paraId="1FD94F08" w14:textId="169C6E93" w:rsidR="006565E4" w:rsidRPr="00BD4BF6" w:rsidRDefault="006565E4" w:rsidP="006565E4">
      <w:pPr>
        <w:pStyle w:val="ListParagraph"/>
        <w:numPr>
          <w:ilvl w:val="0"/>
          <w:numId w:val="4"/>
        </w:numPr>
      </w:pPr>
      <w:r w:rsidRPr="006565E4">
        <w:t>Hiển thị danh sách thông tin của tất cả BTVN</w:t>
      </w:r>
      <w:r w:rsidRPr="00BD4BF6">
        <w:tab/>
      </w:r>
    </w:p>
    <w:p w14:paraId="011655FD" w14:textId="3B6A6886" w:rsidR="00DF39FE" w:rsidRPr="00DF39FE" w:rsidRDefault="00DF39FE" w:rsidP="00DF39FE">
      <w:pPr>
        <w:pStyle w:val="ListParagraph"/>
        <w:numPr>
          <w:ilvl w:val="0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Hệ thống  GIÁO VIÊN : </w:t>
      </w:r>
    </w:p>
    <w:p w14:paraId="50ED8414" w14:textId="77777777" w:rsidR="00DF39FE" w:rsidRPr="00DF39FE" w:rsidRDefault="00DF39FE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của tất cả GIÁO VIÊN</w:t>
      </w:r>
    </w:p>
    <w:p w14:paraId="42F0E3CF" w14:textId="53C99E80" w:rsidR="00DF39FE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1E1994">
        <w:rPr>
          <w:lang w:val="vi-VN"/>
        </w:rPr>
        <w:t>Cho phép quản lý danh sách bài tập môn học mà mình dạy</w:t>
      </w:r>
    </w:p>
    <w:p w14:paraId="78D26C3D" w14:textId="375E3DA4" w:rsidR="001E1994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1E1994">
        <w:rPr>
          <w:lang w:val="vi-VN"/>
        </w:rPr>
        <w:t>Thêm, sửa bài tập, chấm điểm</w:t>
      </w:r>
    </w:p>
    <w:p w14:paraId="356F7C0B" w14:textId="598A0D16" w:rsidR="001E1994" w:rsidRPr="00BD4BF6" w:rsidRDefault="001E199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>
        <w:t>Thêm, xóa sinh viên</w:t>
      </w:r>
    </w:p>
    <w:p w14:paraId="2024F4A3" w14:textId="248FFCBF" w:rsidR="00BD4BF6" w:rsidRDefault="00BD4BF6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lang w:val="vi-VN"/>
        </w:rPr>
        <w:t>Quản lý bài tập về nhà và bài tập lớn</w:t>
      </w:r>
    </w:p>
    <w:p w14:paraId="42DFFF75" w14:textId="2936B74B" w:rsidR="00BD4BF6" w:rsidRPr="00BD4BF6" w:rsidRDefault="00BD4BF6" w:rsidP="00BD4BF6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của tất cả BTVN</w:t>
      </w:r>
      <w:r w:rsidRPr="00BD4BF6">
        <w:rPr>
          <w:lang w:val="vi-VN"/>
        </w:rPr>
        <w:t>, BTL</w:t>
      </w:r>
    </w:p>
    <w:p w14:paraId="3BCE06DE" w14:textId="1126707A" w:rsidR="006565E4" w:rsidRPr="00DF39FE" w:rsidRDefault="006565E4" w:rsidP="006565E4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 GIÁO VIÊN </w:t>
      </w:r>
      <w:r w:rsidRPr="00BD4BF6">
        <w:rPr>
          <w:lang w:val="vi-VN"/>
        </w:rPr>
        <w:t xml:space="preserve">có thể </w:t>
      </w:r>
      <w:r w:rsidRPr="00DF39FE">
        <w:rPr>
          <w:lang w:val="vi-VN"/>
        </w:rPr>
        <w:t xml:space="preserve">thêm, sửa, xóa </w:t>
      </w:r>
      <w:r w:rsidR="00BD4BF6" w:rsidRPr="00DF39FE">
        <w:rPr>
          <w:lang w:val="vi-VN"/>
        </w:rPr>
        <w:t>BTVN</w:t>
      </w:r>
      <w:r w:rsidR="00BD4BF6" w:rsidRPr="00BD4BF6">
        <w:rPr>
          <w:lang w:val="vi-VN"/>
        </w:rPr>
        <w:t>, BTL</w:t>
      </w:r>
      <w:r w:rsidR="00BD4BF6" w:rsidRPr="00DF39FE">
        <w:rPr>
          <w:lang w:val="vi-VN"/>
        </w:rPr>
        <w:t xml:space="preserve"> </w:t>
      </w:r>
      <w:r w:rsidR="00BD4BF6" w:rsidRPr="00BD4BF6">
        <w:rPr>
          <w:lang w:val="vi-VN"/>
        </w:rPr>
        <w:t xml:space="preserve"> </w:t>
      </w:r>
      <w:r w:rsidRPr="00DF39FE">
        <w:rPr>
          <w:lang w:val="vi-VN"/>
        </w:rPr>
        <w:t>khi cần thiết</w:t>
      </w:r>
    </w:p>
    <w:p w14:paraId="1F347DE2" w14:textId="77777777" w:rsidR="006565E4" w:rsidRPr="00DF39FE" w:rsidRDefault="006565E4" w:rsidP="00BD4BF6">
      <w:pPr>
        <w:pStyle w:val="ListParagraph"/>
        <w:suppressAutoHyphens w:val="0"/>
        <w:ind w:left="1440"/>
        <w:rPr>
          <w:lang w:val="vi-VN"/>
        </w:rPr>
      </w:pPr>
    </w:p>
    <w:p w14:paraId="2E605AC3" w14:textId="57056F7F" w:rsidR="00DF39FE" w:rsidRPr="00DF39FE" w:rsidRDefault="00DF39FE" w:rsidP="00DF39FE">
      <w:pPr>
        <w:pStyle w:val="ListParagraph"/>
        <w:numPr>
          <w:ilvl w:val="0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 xml:space="preserve">Hệ thống  SINH VIÊN: </w:t>
      </w:r>
    </w:p>
    <w:p w14:paraId="4186A728" w14:textId="77777777" w:rsidR="00DF39FE" w:rsidRPr="00DF39FE" w:rsidRDefault="00DF39FE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DF39FE">
        <w:rPr>
          <w:lang w:val="vi-VN"/>
        </w:rPr>
        <w:t>Hiển thị danh sách thông tin tất cả SINH VIÊN</w:t>
      </w:r>
    </w:p>
    <w:p w14:paraId="65C78BD6" w14:textId="124D5412" w:rsidR="00DF39FE" w:rsidRDefault="006565E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6565E4">
        <w:rPr>
          <w:lang w:val="vi-VN"/>
        </w:rPr>
        <w:t>Cho phép xem thông tin môn học và các bài tập liên quan</w:t>
      </w:r>
    </w:p>
    <w:p w14:paraId="3B9EFB53" w14:textId="4C256ECC" w:rsidR="00BD4BF6" w:rsidRPr="006565E4" w:rsidRDefault="00BD4BF6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lang w:val="vi-VN"/>
        </w:rPr>
        <w:t>SINH VIÊN có thể nộp bài làm(thêm file)</w:t>
      </w:r>
    </w:p>
    <w:p w14:paraId="34944F42" w14:textId="3C5295B7" w:rsidR="006565E4" w:rsidRPr="00DF39FE" w:rsidRDefault="006565E4" w:rsidP="00DF39FE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6565E4">
        <w:rPr>
          <w:lang w:val="vi-VN"/>
        </w:rPr>
        <w:t>Tra cứu điểm của SINH VIÊN</w:t>
      </w:r>
    </w:p>
    <w:p w14:paraId="56145190" w14:textId="5122BA22" w:rsidR="00BD5943" w:rsidRDefault="00BD4BF6" w:rsidP="00BD4BF6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>Hệ thống phản hồi</w:t>
      </w:r>
    </w:p>
    <w:p w14:paraId="136456BF" w14:textId="58321FA9" w:rsidR="00BD4BF6" w:rsidRPr="00BD4BF6" w:rsidRDefault="00BD4BF6" w:rsidP="00BD4BF6">
      <w:pPr>
        <w:pStyle w:val="ListParagraph"/>
        <w:numPr>
          <w:ilvl w:val="1"/>
          <w:numId w:val="2"/>
        </w:numPr>
        <w:suppressAutoHyphens w:val="0"/>
        <w:rPr>
          <w:lang w:val="vi-VN"/>
        </w:rPr>
      </w:pPr>
      <w:r w:rsidRPr="00BD4BF6">
        <w:rPr>
          <w:rFonts w:asciiTheme="majorHAnsi" w:eastAsiaTheme="majorEastAsia" w:hAnsiTheme="majorHAnsi" w:cstheme="majorBidi"/>
          <w:color w:val="000000" w:themeColor="text1"/>
        </w:rPr>
        <w:t xml:space="preserve">Cho phép sinh viên và giáo viên tra đổi trực tiếp với nhau   </w:t>
      </w:r>
    </w:p>
    <w:p w14:paraId="66F24F28" w14:textId="3E21025C" w:rsidR="00BD4BF6" w:rsidRPr="00BD4BF6" w:rsidRDefault="00BD4BF6" w:rsidP="00BD4BF6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</w:rPr>
      </w:pP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  <w:r>
        <w:rPr>
          <w:rFonts w:asciiTheme="majorHAnsi" w:eastAsiaTheme="majorEastAsia" w:hAnsiTheme="majorHAnsi" w:cstheme="majorBidi"/>
          <w:color w:val="000000" w:themeColor="text1"/>
        </w:rPr>
        <w:tab/>
      </w:r>
    </w:p>
    <w:p w14:paraId="31EB9198" w14:textId="353D503B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0C3BC360" w14:textId="6BC2E87A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2F5D8FC6" w14:textId="336177B9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3D3AB10D" w14:textId="0FA70615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15A11C9D" w14:textId="60D3635D" w:rsidR="00BD4BF6" w:rsidRDefault="00BD4BF6" w:rsidP="00BD5943">
      <w:pPr>
        <w:rPr>
          <w:rFonts w:asciiTheme="majorHAnsi" w:eastAsiaTheme="majorEastAsia" w:hAnsiTheme="majorHAnsi" w:cstheme="majorBidi"/>
          <w:color w:val="000000" w:themeColor="text1"/>
        </w:rPr>
      </w:pPr>
    </w:p>
    <w:p w14:paraId="2897C6B2" w14:textId="77777777" w:rsidR="00BD4BF6" w:rsidRPr="00DF39FE" w:rsidRDefault="00BD4BF6" w:rsidP="00BD5943"/>
    <w:p w14:paraId="19FC3E12" w14:textId="327760AD" w:rsidR="00BD5943" w:rsidRDefault="00BD5943" w:rsidP="00BD5943"/>
    <w:p w14:paraId="28C4AB69" w14:textId="1BF09777" w:rsidR="00BD4BF6" w:rsidRDefault="00BD4BF6" w:rsidP="00BD5943"/>
    <w:p w14:paraId="77EF6C2C" w14:textId="3715B9D0" w:rsidR="00BD4BF6" w:rsidRDefault="00BD4BF6" w:rsidP="00BD5943"/>
    <w:p w14:paraId="578634B5" w14:textId="52A0DCEB" w:rsidR="00BD4BF6" w:rsidRDefault="00BD4BF6" w:rsidP="00BD5943"/>
    <w:p w14:paraId="0048030F" w14:textId="65AA0833" w:rsidR="00BD4BF6" w:rsidRDefault="00BD4BF6" w:rsidP="00BD5943"/>
    <w:p w14:paraId="47097DBF" w14:textId="77777777" w:rsidR="00BD4BF6" w:rsidRPr="00DF39FE" w:rsidRDefault="00BD4BF6" w:rsidP="00BD5943"/>
    <w:p w14:paraId="1FEED556" w14:textId="7C0A6DE3" w:rsidR="00BD5943" w:rsidRPr="007E49BD" w:rsidRDefault="00BD5943" w:rsidP="00BD5943">
      <w:pPr>
        <w:pStyle w:val="Heading1"/>
      </w:pPr>
      <w:bookmarkStart w:id="5" w:name="_Toc86827625"/>
      <w:r w:rsidRPr="007E49BD">
        <w:t>Hình ảnh kết quả các chức năng đã được thực hiện</w:t>
      </w:r>
      <w:bookmarkEnd w:id="5"/>
    </w:p>
    <w:p w14:paraId="2029891B" w14:textId="3BFF47B7" w:rsidR="005D25B6" w:rsidRPr="007E49BD" w:rsidRDefault="005D25B6" w:rsidP="005D25B6">
      <w:pPr>
        <w:pStyle w:val="Heading2"/>
      </w:pPr>
      <w:bookmarkStart w:id="6" w:name="_Toc86827626"/>
      <w:r w:rsidRPr="007E49BD">
        <w:t>Giao diện và chức năng của Admin</w:t>
      </w:r>
      <w:bookmarkEnd w:id="6"/>
    </w:p>
    <w:p w14:paraId="4B6F1C2F" w14:textId="77777777" w:rsidR="00EF6659" w:rsidRPr="007E49BD" w:rsidRDefault="00EF6659" w:rsidP="00EF6659"/>
    <w:p w14:paraId="0A54CD01" w14:textId="77777777" w:rsidR="005D25B6" w:rsidRDefault="005D25B6" w:rsidP="005D25B6">
      <w:pPr>
        <w:jc w:val="center"/>
      </w:pPr>
      <w:r>
        <w:t>Giao diện Trang chủ</w:t>
      </w:r>
    </w:p>
    <w:p w14:paraId="72495383" w14:textId="77777777" w:rsidR="005D25B6" w:rsidRDefault="005D25B6" w:rsidP="005D25B6">
      <w:pPr>
        <w:rPr>
          <w:b/>
          <w:bCs/>
        </w:rPr>
      </w:pPr>
      <w:r w:rsidRPr="00C75E22">
        <w:rPr>
          <w:b/>
          <w:bCs/>
          <w:noProof/>
        </w:rPr>
        <w:drawing>
          <wp:inline distT="0" distB="0" distL="0" distR="0" wp14:anchorId="54540DB9" wp14:editId="379F4CB9">
            <wp:extent cx="6120130" cy="2740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C49" w14:textId="77777777" w:rsidR="005D25B6" w:rsidRDefault="005D25B6" w:rsidP="005D25B6"/>
    <w:p w14:paraId="50A670B2" w14:textId="5F37E083" w:rsidR="005D25B6" w:rsidRDefault="005D25B6" w:rsidP="005D25B6">
      <w:pPr>
        <w:jc w:val="center"/>
      </w:pPr>
      <w:r>
        <w:t>Quản lý giáo viên, Thêm và xóa giáo viên</w:t>
      </w:r>
    </w:p>
    <w:p w14:paraId="1C3E47E4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754F18DD" wp14:editId="7679D74F">
            <wp:extent cx="612013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689" w14:textId="77777777" w:rsidR="005D25B6" w:rsidRDefault="005D25B6" w:rsidP="005D25B6">
      <w:pPr>
        <w:jc w:val="center"/>
      </w:pPr>
    </w:p>
    <w:p w14:paraId="0FF98BCC" w14:textId="77777777" w:rsidR="005D25B6" w:rsidRDefault="005D25B6" w:rsidP="005D25B6">
      <w:pPr>
        <w:jc w:val="center"/>
      </w:pPr>
    </w:p>
    <w:p w14:paraId="69821DB7" w14:textId="77777777" w:rsidR="005D25B6" w:rsidRDefault="005D25B6" w:rsidP="005D25B6">
      <w:pPr>
        <w:jc w:val="center"/>
      </w:pPr>
    </w:p>
    <w:p w14:paraId="7D234949" w14:textId="77777777" w:rsidR="005D25B6" w:rsidRDefault="005D25B6" w:rsidP="005D25B6">
      <w:pPr>
        <w:jc w:val="center"/>
      </w:pPr>
    </w:p>
    <w:p w14:paraId="434DE063" w14:textId="77777777" w:rsidR="005D25B6" w:rsidRDefault="005D25B6" w:rsidP="005D25B6">
      <w:pPr>
        <w:jc w:val="center"/>
      </w:pPr>
    </w:p>
    <w:p w14:paraId="078AFA12" w14:textId="77777777" w:rsidR="005D25B6" w:rsidRDefault="005D25B6" w:rsidP="005D25B6">
      <w:pPr>
        <w:jc w:val="center"/>
      </w:pPr>
    </w:p>
    <w:p w14:paraId="4651596D" w14:textId="77777777" w:rsidR="005D25B6" w:rsidRDefault="005D25B6" w:rsidP="005D25B6">
      <w:pPr>
        <w:jc w:val="center"/>
      </w:pPr>
    </w:p>
    <w:p w14:paraId="7374C329" w14:textId="79A83DA2" w:rsidR="005D25B6" w:rsidRDefault="005D25B6" w:rsidP="005D25B6">
      <w:pPr>
        <w:jc w:val="center"/>
      </w:pPr>
      <w:r>
        <w:t>Quản lý sinh viên</w:t>
      </w:r>
    </w:p>
    <w:p w14:paraId="616FE29F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3B45E9CF" wp14:editId="04278AA3">
            <wp:extent cx="6120130" cy="2852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C8CD" w14:textId="77777777" w:rsidR="005D25B6" w:rsidRDefault="005D25B6" w:rsidP="005D25B6">
      <w:pPr>
        <w:jc w:val="center"/>
      </w:pPr>
    </w:p>
    <w:p w14:paraId="22052E8D" w14:textId="77777777" w:rsidR="005D25B6" w:rsidRDefault="005D25B6" w:rsidP="005D25B6">
      <w:pPr>
        <w:jc w:val="center"/>
      </w:pPr>
    </w:p>
    <w:p w14:paraId="3BD7950A" w14:textId="77777777" w:rsidR="005D25B6" w:rsidRDefault="005D25B6" w:rsidP="005D25B6">
      <w:pPr>
        <w:jc w:val="center"/>
      </w:pPr>
    </w:p>
    <w:p w14:paraId="587D74DA" w14:textId="77777777" w:rsidR="005D25B6" w:rsidRDefault="005D25B6" w:rsidP="005D25B6">
      <w:pPr>
        <w:jc w:val="center"/>
      </w:pPr>
    </w:p>
    <w:p w14:paraId="4D8CE1CF" w14:textId="77777777" w:rsidR="005D25B6" w:rsidRDefault="005D25B6" w:rsidP="005D25B6">
      <w:pPr>
        <w:jc w:val="center"/>
      </w:pPr>
      <w:r>
        <w:t>Quản lý danh sách các môn học</w:t>
      </w:r>
    </w:p>
    <w:p w14:paraId="30BF990B" w14:textId="77777777" w:rsidR="005D25B6" w:rsidRDefault="005D25B6" w:rsidP="005D25B6">
      <w:pPr>
        <w:jc w:val="center"/>
      </w:pPr>
      <w:r w:rsidRPr="00C75E22">
        <w:rPr>
          <w:noProof/>
        </w:rPr>
        <w:drawing>
          <wp:inline distT="0" distB="0" distL="0" distR="0" wp14:anchorId="7BFE39EC" wp14:editId="6301011A">
            <wp:extent cx="6120130" cy="2712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027A" w14:textId="77777777" w:rsidR="005D25B6" w:rsidRDefault="005D25B6" w:rsidP="005D25B6">
      <w:pPr>
        <w:jc w:val="center"/>
      </w:pPr>
    </w:p>
    <w:p w14:paraId="74E3D2C1" w14:textId="77777777" w:rsidR="005D25B6" w:rsidRDefault="005D25B6" w:rsidP="005D25B6">
      <w:pPr>
        <w:jc w:val="center"/>
      </w:pPr>
    </w:p>
    <w:p w14:paraId="5734AAF8" w14:textId="77777777" w:rsidR="005D25B6" w:rsidRDefault="005D25B6" w:rsidP="005D25B6">
      <w:pPr>
        <w:jc w:val="center"/>
      </w:pPr>
    </w:p>
    <w:p w14:paraId="184A57C4" w14:textId="77777777" w:rsidR="005D25B6" w:rsidRDefault="005D25B6" w:rsidP="005D25B6">
      <w:pPr>
        <w:jc w:val="center"/>
      </w:pPr>
    </w:p>
    <w:p w14:paraId="18C57A94" w14:textId="77777777" w:rsidR="005D25B6" w:rsidRDefault="005D25B6" w:rsidP="005D25B6">
      <w:pPr>
        <w:jc w:val="center"/>
      </w:pPr>
    </w:p>
    <w:p w14:paraId="74EEE719" w14:textId="7715C222" w:rsidR="005D25B6" w:rsidRDefault="005D25B6" w:rsidP="005D25B6">
      <w:pPr>
        <w:jc w:val="center"/>
      </w:pPr>
      <w:r>
        <w:t>Phân công giảng dạy và học tập</w:t>
      </w:r>
    </w:p>
    <w:p w14:paraId="0C248FB0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389431B7" wp14:editId="28440935">
            <wp:extent cx="6120130" cy="2709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1219" w14:textId="77777777" w:rsidR="005D25B6" w:rsidRDefault="005D25B6" w:rsidP="005D25B6">
      <w:pPr>
        <w:jc w:val="center"/>
      </w:pPr>
    </w:p>
    <w:p w14:paraId="7E284E00" w14:textId="77777777" w:rsidR="005D25B6" w:rsidRDefault="005D25B6" w:rsidP="005D25B6">
      <w:pPr>
        <w:jc w:val="center"/>
      </w:pPr>
    </w:p>
    <w:p w14:paraId="6B455F31" w14:textId="77777777" w:rsidR="005D25B6" w:rsidRDefault="005D25B6" w:rsidP="005D25B6">
      <w:pPr>
        <w:jc w:val="center"/>
      </w:pPr>
    </w:p>
    <w:p w14:paraId="6D0E5D81" w14:textId="77777777" w:rsidR="005D25B6" w:rsidRDefault="005D25B6" w:rsidP="005D25B6">
      <w:pPr>
        <w:jc w:val="center"/>
      </w:pPr>
      <w:r>
        <w:t>Tra cứu kết quả điểm của các môn học</w:t>
      </w:r>
    </w:p>
    <w:p w14:paraId="5B25FFF1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5521F3EB" wp14:editId="12976B05">
            <wp:extent cx="6120130" cy="2721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7E9" w14:textId="77777777" w:rsidR="005D25B6" w:rsidRDefault="005D25B6" w:rsidP="005D25B6">
      <w:pPr>
        <w:jc w:val="center"/>
      </w:pPr>
    </w:p>
    <w:p w14:paraId="6C17F739" w14:textId="77777777" w:rsidR="005D25B6" w:rsidRDefault="005D25B6" w:rsidP="005D25B6">
      <w:pPr>
        <w:jc w:val="center"/>
      </w:pPr>
    </w:p>
    <w:p w14:paraId="7A9CF091" w14:textId="77777777" w:rsidR="005D25B6" w:rsidRDefault="005D25B6" w:rsidP="005D25B6">
      <w:pPr>
        <w:jc w:val="center"/>
      </w:pPr>
    </w:p>
    <w:p w14:paraId="4D4FB3D6" w14:textId="77777777" w:rsidR="005D25B6" w:rsidRDefault="005D25B6" w:rsidP="005D25B6">
      <w:pPr>
        <w:jc w:val="center"/>
      </w:pPr>
    </w:p>
    <w:p w14:paraId="3B45247E" w14:textId="77777777" w:rsidR="005D25B6" w:rsidRDefault="005D25B6" w:rsidP="005D25B6">
      <w:pPr>
        <w:jc w:val="center"/>
      </w:pPr>
    </w:p>
    <w:p w14:paraId="1D4D4012" w14:textId="77777777" w:rsidR="005D25B6" w:rsidRDefault="005D25B6" w:rsidP="005D25B6">
      <w:pPr>
        <w:jc w:val="center"/>
      </w:pPr>
    </w:p>
    <w:p w14:paraId="048823EB" w14:textId="77777777" w:rsidR="005D25B6" w:rsidRDefault="005D25B6" w:rsidP="005D25B6">
      <w:pPr>
        <w:jc w:val="center"/>
      </w:pPr>
    </w:p>
    <w:p w14:paraId="24144D0C" w14:textId="379FB24E" w:rsidR="005D25B6" w:rsidRDefault="005D25B6" w:rsidP="005D25B6">
      <w:pPr>
        <w:jc w:val="center"/>
      </w:pPr>
      <w:r>
        <w:t>Tương tác qua chat</w:t>
      </w:r>
    </w:p>
    <w:p w14:paraId="39DC9250" w14:textId="77777777" w:rsidR="005D25B6" w:rsidRDefault="005D25B6" w:rsidP="005D25B6">
      <w:pPr>
        <w:jc w:val="center"/>
      </w:pPr>
      <w:r w:rsidRPr="00725AE3">
        <w:rPr>
          <w:noProof/>
        </w:rPr>
        <w:drawing>
          <wp:inline distT="0" distB="0" distL="0" distR="0" wp14:anchorId="55F160D4" wp14:editId="281C7FD5">
            <wp:extent cx="6120130" cy="2858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CF71" w14:textId="77777777" w:rsidR="005D25B6" w:rsidRDefault="005D25B6" w:rsidP="005D25B6">
      <w:pPr>
        <w:jc w:val="center"/>
      </w:pPr>
    </w:p>
    <w:p w14:paraId="284E3A83" w14:textId="687CE2C9" w:rsidR="005D25B6" w:rsidRDefault="005D25B6" w:rsidP="005D25B6">
      <w:pPr>
        <w:pStyle w:val="Heading2"/>
      </w:pPr>
      <w:bookmarkStart w:id="7" w:name="_Toc86827627"/>
      <w:r w:rsidRPr="005D25B6">
        <w:t>Giao diện và chức năng của giáo viên</w:t>
      </w:r>
      <w:bookmarkEnd w:id="7"/>
    </w:p>
    <w:p w14:paraId="1A604BFB" w14:textId="77777777" w:rsidR="005D25B6" w:rsidRDefault="005D25B6" w:rsidP="005D25B6">
      <w:pPr>
        <w:pStyle w:val="ListParagraph"/>
        <w:jc w:val="center"/>
        <w:rPr>
          <w:lang w:val="vi-VN"/>
        </w:rPr>
      </w:pPr>
    </w:p>
    <w:p w14:paraId="6304A531" w14:textId="1505CB98" w:rsidR="005D25B6" w:rsidRPr="005D25B6" w:rsidRDefault="005D25B6" w:rsidP="005D25B6">
      <w:pPr>
        <w:pStyle w:val="ListParagraph"/>
        <w:jc w:val="center"/>
        <w:rPr>
          <w:lang w:val="vi-VN"/>
        </w:rPr>
      </w:pPr>
      <w:r w:rsidRPr="005D25B6">
        <w:rPr>
          <w:lang w:val="vi-VN"/>
        </w:rPr>
        <w:t>Xem danh sách các giáo viên</w:t>
      </w:r>
    </w:p>
    <w:p w14:paraId="4442275C" w14:textId="77777777" w:rsidR="005D25B6" w:rsidRPr="005D25B6" w:rsidRDefault="005D25B6" w:rsidP="005D25B6">
      <w:pPr>
        <w:pStyle w:val="ListParagraph"/>
        <w:jc w:val="center"/>
        <w:rPr>
          <w:lang w:val="vi-VN"/>
        </w:rPr>
      </w:pPr>
    </w:p>
    <w:p w14:paraId="38ECD71A" w14:textId="03997FB9" w:rsidR="005D25B6" w:rsidRDefault="005D25B6" w:rsidP="005D25B6">
      <w:r w:rsidRPr="00F9230C">
        <w:rPr>
          <w:noProof/>
        </w:rPr>
        <w:drawing>
          <wp:inline distT="0" distB="0" distL="0" distR="0" wp14:anchorId="32C583B2" wp14:editId="702FE410">
            <wp:extent cx="5760085" cy="26117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2C0" w14:textId="77777777" w:rsidR="005D25B6" w:rsidRDefault="005D25B6" w:rsidP="005D25B6">
      <w:pPr>
        <w:pStyle w:val="ListParagraph"/>
        <w:jc w:val="center"/>
      </w:pPr>
    </w:p>
    <w:p w14:paraId="1EB629D7" w14:textId="77777777" w:rsidR="005D25B6" w:rsidRDefault="005D25B6" w:rsidP="005D25B6">
      <w:pPr>
        <w:pStyle w:val="ListParagraph"/>
        <w:jc w:val="center"/>
      </w:pPr>
    </w:p>
    <w:p w14:paraId="56344F34" w14:textId="77777777" w:rsidR="005D25B6" w:rsidRDefault="005D25B6" w:rsidP="005D25B6">
      <w:pPr>
        <w:pStyle w:val="ListParagraph"/>
        <w:jc w:val="center"/>
      </w:pPr>
    </w:p>
    <w:p w14:paraId="4353B0DA" w14:textId="77777777" w:rsidR="005D25B6" w:rsidRDefault="005D25B6" w:rsidP="005D25B6">
      <w:pPr>
        <w:pStyle w:val="ListParagraph"/>
        <w:jc w:val="center"/>
      </w:pPr>
    </w:p>
    <w:p w14:paraId="31B2CF2D" w14:textId="77777777" w:rsidR="005D25B6" w:rsidRDefault="005D25B6" w:rsidP="005D25B6">
      <w:pPr>
        <w:pStyle w:val="ListParagraph"/>
        <w:jc w:val="center"/>
      </w:pPr>
    </w:p>
    <w:p w14:paraId="511C9794" w14:textId="77777777" w:rsidR="005D25B6" w:rsidRDefault="005D25B6" w:rsidP="005D25B6">
      <w:pPr>
        <w:pStyle w:val="ListParagraph"/>
        <w:jc w:val="center"/>
      </w:pPr>
    </w:p>
    <w:p w14:paraId="1CCCB1E2" w14:textId="77777777" w:rsidR="005D25B6" w:rsidRDefault="005D25B6" w:rsidP="005D25B6">
      <w:pPr>
        <w:pStyle w:val="ListParagraph"/>
        <w:jc w:val="center"/>
      </w:pPr>
    </w:p>
    <w:p w14:paraId="2E39EDF9" w14:textId="77777777" w:rsidR="005D25B6" w:rsidRDefault="005D25B6" w:rsidP="005D25B6">
      <w:pPr>
        <w:pStyle w:val="ListParagraph"/>
        <w:jc w:val="center"/>
      </w:pPr>
    </w:p>
    <w:p w14:paraId="5174871C" w14:textId="77777777" w:rsidR="005D25B6" w:rsidRDefault="005D25B6" w:rsidP="005D25B6">
      <w:pPr>
        <w:pStyle w:val="ListParagraph"/>
        <w:jc w:val="center"/>
      </w:pPr>
    </w:p>
    <w:p w14:paraId="637BC593" w14:textId="7F6B464A" w:rsidR="005D25B6" w:rsidRDefault="005D25B6" w:rsidP="005D25B6">
      <w:pPr>
        <w:pStyle w:val="ListParagraph"/>
        <w:jc w:val="center"/>
      </w:pPr>
      <w:r>
        <w:t>Quản lý sinh viên</w:t>
      </w:r>
    </w:p>
    <w:p w14:paraId="1E5792EA" w14:textId="77777777" w:rsidR="005D25B6" w:rsidRDefault="005D25B6" w:rsidP="005D25B6">
      <w:pPr>
        <w:pStyle w:val="ListParagraph"/>
        <w:jc w:val="center"/>
      </w:pPr>
    </w:p>
    <w:p w14:paraId="20ABCDD0" w14:textId="77777777" w:rsidR="005D25B6" w:rsidRDefault="005D25B6" w:rsidP="005D25B6">
      <w:r w:rsidRPr="00EC0801">
        <w:rPr>
          <w:noProof/>
        </w:rPr>
        <w:drawing>
          <wp:inline distT="0" distB="0" distL="0" distR="0" wp14:anchorId="551C5DC3" wp14:editId="3C45DA2E">
            <wp:extent cx="612013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5DE1" w14:textId="77777777" w:rsidR="005D25B6" w:rsidRDefault="005D25B6" w:rsidP="005D25B6">
      <w:r w:rsidRPr="00EC0801">
        <w:rPr>
          <w:noProof/>
        </w:rPr>
        <w:drawing>
          <wp:inline distT="0" distB="0" distL="0" distR="0" wp14:anchorId="5ECFF678" wp14:editId="6B2F38AD">
            <wp:extent cx="6120130" cy="2833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7F37" w14:textId="77777777" w:rsidR="005D25B6" w:rsidRDefault="005D25B6" w:rsidP="005D25B6">
      <w:pPr>
        <w:pStyle w:val="ListParagraph"/>
        <w:jc w:val="center"/>
      </w:pPr>
    </w:p>
    <w:p w14:paraId="2B6F33F0" w14:textId="77777777" w:rsidR="005D25B6" w:rsidRDefault="005D25B6" w:rsidP="005D25B6">
      <w:pPr>
        <w:pStyle w:val="ListParagraph"/>
        <w:jc w:val="center"/>
      </w:pPr>
    </w:p>
    <w:p w14:paraId="7955E6C4" w14:textId="77777777" w:rsidR="005D25B6" w:rsidRDefault="005D25B6" w:rsidP="005D25B6">
      <w:pPr>
        <w:pStyle w:val="ListParagraph"/>
        <w:jc w:val="center"/>
      </w:pPr>
    </w:p>
    <w:p w14:paraId="0B5951DC" w14:textId="77777777" w:rsidR="005D25B6" w:rsidRDefault="005D25B6" w:rsidP="005D25B6">
      <w:pPr>
        <w:pStyle w:val="ListParagraph"/>
        <w:jc w:val="center"/>
      </w:pPr>
    </w:p>
    <w:p w14:paraId="0E446D3A" w14:textId="77777777" w:rsidR="005D25B6" w:rsidRDefault="005D25B6" w:rsidP="005D25B6">
      <w:pPr>
        <w:pStyle w:val="ListParagraph"/>
        <w:jc w:val="center"/>
      </w:pPr>
    </w:p>
    <w:p w14:paraId="29004065" w14:textId="77777777" w:rsidR="005D25B6" w:rsidRDefault="005D25B6" w:rsidP="005D25B6">
      <w:pPr>
        <w:pStyle w:val="ListParagraph"/>
        <w:jc w:val="center"/>
      </w:pPr>
    </w:p>
    <w:p w14:paraId="3C3CFE0B" w14:textId="77777777" w:rsidR="005D25B6" w:rsidRDefault="005D25B6" w:rsidP="005D25B6">
      <w:pPr>
        <w:pStyle w:val="ListParagraph"/>
        <w:jc w:val="center"/>
      </w:pPr>
    </w:p>
    <w:p w14:paraId="6C722BE0" w14:textId="77777777" w:rsidR="005D25B6" w:rsidRDefault="005D25B6" w:rsidP="005D25B6">
      <w:pPr>
        <w:pStyle w:val="ListParagraph"/>
        <w:jc w:val="center"/>
      </w:pPr>
    </w:p>
    <w:p w14:paraId="6860F63C" w14:textId="77777777" w:rsidR="005D25B6" w:rsidRDefault="005D25B6" w:rsidP="005D25B6">
      <w:pPr>
        <w:pStyle w:val="ListParagraph"/>
        <w:jc w:val="center"/>
      </w:pPr>
    </w:p>
    <w:p w14:paraId="4818CDB5" w14:textId="77777777" w:rsidR="005D25B6" w:rsidRDefault="005D25B6" w:rsidP="005D25B6">
      <w:pPr>
        <w:pStyle w:val="ListParagraph"/>
        <w:jc w:val="center"/>
      </w:pPr>
    </w:p>
    <w:p w14:paraId="473CEE33" w14:textId="77777777" w:rsidR="005D25B6" w:rsidRDefault="005D25B6" w:rsidP="005D25B6">
      <w:pPr>
        <w:pStyle w:val="ListParagraph"/>
        <w:jc w:val="center"/>
      </w:pPr>
    </w:p>
    <w:p w14:paraId="77AE18C0" w14:textId="77777777" w:rsidR="005D25B6" w:rsidRDefault="005D25B6" w:rsidP="005D25B6">
      <w:pPr>
        <w:pStyle w:val="ListParagraph"/>
        <w:jc w:val="center"/>
      </w:pPr>
    </w:p>
    <w:p w14:paraId="12781D3D" w14:textId="77777777" w:rsidR="005D25B6" w:rsidRDefault="005D25B6" w:rsidP="005D25B6">
      <w:pPr>
        <w:pStyle w:val="ListParagraph"/>
        <w:jc w:val="center"/>
      </w:pPr>
    </w:p>
    <w:p w14:paraId="155E5233" w14:textId="6CF8739C" w:rsidR="005D25B6" w:rsidRDefault="005D25B6" w:rsidP="005D25B6">
      <w:pPr>
        <w:pStyle w:val="ListParagraph"/>
        <w:jc w:val="center"/>
      </w:pPr>
      <w:r w:rsidRPr="00EC0801">
        <w:t>Quản lý và thêm bài t</w:t>
      </w:r>
      <w:r>
        <w:t>ập về nhà và bài tập lớn</w:t>
      </w:r>
    </w:p>
    <w:p w14:paraId="5E8433AF" w14:textId="77777777" w:rsidR="005D25B6" w:rsidRDefault="005D25B6" w:rsidP="005D25B6">
      <w:pPr>
        <w:pStyle w:val="ListParagraph"/>
        <w:jc w:val="center"/>
      </w:pPr>
    </w:p>
    <w:p w14:paraId="10BFB384" w14:textId="77777777" w:rsidR="005D25B6" w:rsidRDefault="005D25B6" w:rsidP="005D25B6">
      <w:r w:rsidRPr="00EC0801">
        <w:rPr>
          <w:noProof/>
        </w:rPr>
        <w:drawing>
          <wp:inline distT="0" distB="0" distL="0" distR="0" wp14:anchorId="0D9E31F2" wp14:editId="08EED660">
            <wp:extent cx="6120130" cy="2856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ADC" w14:textId="77777777" w:rsidR="005D25B6" w:rsidRDefault="005D25B6" w:rsidP="005D25B6">
      <w:r w:rsidRPr="00F9230C">
        <w:rPr>
          <w:noProof/>
        </w:rPr>
        <w:drawing>
          <wp:inline distT="0" distB="0" distL="0" distR="0" wp14:anchorId="4DA2E2F6" wp14:editId="7CE9D925">
            <wp:extent cx="6120130" cy="2854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5F26" w14:textId="77777777" w:rsidR="005D25B6" w:rsidRDefault="005D25B6" w:rsidP="005D25B6">
      <w:pPr>
        <w:pStyle w:val="ListParagraph"/>
        <w:jc w:val="center"/>
      </w:pPr>
    </w:p>
    <w:p w14:paraId="4E8CD661" w14:textId="77777777" w:rsidR="005D25B6" w:rsidRDefault="005D25B6" w:rsidP="005D25B6">
      <w:pPr>
        <w:pStyle w:val="ListParagraph"/>
        <w:jc w:val="center"/>
      </w:pPr>
    </w:p>
    <w:p w14:paraId="55F1D647" w14:textId="77777777" w:rsidR="005D25B6" w:rsidRDefault="005D25B6" w:rsidP="005D25B6">
      <w:pPr>
        <w:pStyle w:val="ListParagraph"/>
        <w:jc w:val="center"/>
      </w:pPr>
    </w:p>
    <w:p w14:paraId="230E5A01" w14:textId="77777777" w:rsidR="005D25B6" w:rsidRDefault="005D25B6" w:rsidP="005D25B6">
      <w:pPr>
        <w:pStyle w:val="ListParagraph"/>
        <w:jc w:val="center"/>
      </w:pPr>
    </w:p>
    <w:p w14:paraId="1CC73D24" w14:textId="77777777" w:rsidR="005D25B6" w:rsidRDefault="005D25B6" w:rsidP="005D25B6">
      <w:pPr>
        <w:pStyle w:val="ListParagraph"/>
        <w:jc w:val="center"/>
      </w:pPr>
    </w:p>
    <w:p w14:paraId="5594210C" w14:textId="77777777" w:rsidR="005D25B6" w:rsidRDefault="005D25B6" w:rsidP="005D25B6">
      <w:pPr>
        <w:pStyle w:val="ListParagraph"/>
        <w:jc w:val="center"/>
      </w:pPr>
    </w:p>
    <w:p w14:paraId="4AD7D4A0" w14:textId="77777777" w:rsidR="005D25B6" w:rsidRDefault="005D25B6" w:rsidP="005D25B6">
      <w:pPr>
        <w:pStyle w:val="ListParagraph"/>
        <w:jc w:val="center"/>
      </w:pPr>
    </w:p>
    <w:p w14:paraId="3930CA1F" w14:textId="77777777" w:rsidR="005D25B6" w:rsidRDefault="005D25B6" w:rsidP="005D25B6">
      <w:pPr>
        <w:pStyle w:val="ListParagraph"/>
        <w:jc w:val="center"/>
      </w:pPr>
    </w:p>
    <w:p w14:paraId="2CD02772" w14:textId="77777777" w:rsidR="005D25B6" w:rsidRDefault="005D25B6" w:rsidP="005D25B6">
      <w:pPr>
        <w:pStyle w:val="ListParagraph"/>
        <w:jc w:val="center"/>
      </w:pPr>
    </w:p>
    <w:p w14:paraId="5890A4FA" w14:textId="77777777" w:rsidR="005D25B6" w:rsidRDefault="005D25B6" w:rsidP="005D25B6">
      <w:pPr>
        <w:pStyle w:val="ListParagraph"/>
        <w:jc w:val="center"/>
      </w:pPr>
    </w:p>
    <w:p w14:paraId="269B0EE8" w14:textId="77777777" w:rsidR="005D25B6" w:rsidRDefault="005D25B6" w:rsidP="005D25B6">
      <w:pPr>
        <w:pStyle w:val="ListParagraph"/>
        <w:jc w:val="center"/>
      </w:pPr>
    </w:p>
    <w:p w14:paraId="47B7DD01" w14:textId="77777777" w:rsidR="005D25B6" w:rsidRDefault="005D25B6" w:rsidP="005D25B6">
      <w:pPr>
        <w:pStyle w:val="ListParagraph"/>
        <w:jc w:val="center"/>
      </w:pPr>
    </w:p>
    <w:p w14:paraId="4BA3F4F6" w14:textId="77777777" w:rsidR="005D25B6" w:rsidRDefault="005D25B6" w:rsidP="005D25B6">
      <w:pPr>
        <w:pStyle w:val="ListParagraph"/>
        <w:jc w:val="center"/>
      </w:pPr>
    </w:p>
    <w:p w14:paraId="067F9D7A" w14:textId="6BF95F1A" w:rsidR="005D25B6" w:rsidRDefault="005D25B6" w:rsidP="005D25B6">
      <w:pPr>
        <w:pStyle w:val="ListParagraph"/>
        <w:jc w:val="center"/>
      </w:pPr>
      <w:r>
        <w:t>Chấm điểm bài tập cho học sinh</w:t>
      </w:r>
    </w:p>
    <w:p w14:paraId="68C90398" w14:textId="77777777" w:rsidR="005D25B6" w:rsidRDefault="005D25B6" w:rsidP="005D25B6">
      <w:r w:rsidRPr="00F9230C">
        <w:rPr>
          <w:noProof/>
        </w:rPr>
        <w:drawing>
          <wp:inline distT="0" distB="0" distL="0" distR="0" wp14:anchorId="323C6238" wp14:editId="5190C8E6">
            <wp:extent cx="6120130" cy="2880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D9DB" w14:textId="77777777" w:rsidR="005D25B6" w:rsidRDefault="005D25B6" w:rsidP="005D25B6">
      <w:pPr>
        <w:pStyle w:val="ListParagraph"/>
        <w:jc w:val="center"/>
      </w:pPr>
    </w:p>
    <w:p w14:paraId="30014ECC" w14:textId="77777777" w:rsidR="005D25B6" w:rsidRDefault="005D25B6" w:rsidP="005D25B6">
      <w:pPr>
        <w:pStyle w:val="ListParagraph"/>
        <w:jc w:val="center"/>
      </w:pPr>
      <w:r>
        <w:t>Chấm điểm bài tập lớn theo thành viên của nhóm</w:t>
      </w:r>
    </w:p>
    <w:p w14:paraId="3D38B058" w14:textId="77777777" w:rsidR="005D25B6" w:rsidRDefault="005D25B6" w:rsidP="005D25B6">
      <w:r w:rsidRPr="00A96DFE">
        <w:rPr>
          <w:noProof/>
        </w:rPr>
        <w:drawing>
          <wp:inline distT="0" distB="0" distL="0" distR="0" wp14:anchorId="3A77EF21" wp14:editId="261D9B15">
            <wp:extent cx="6120130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E58" w14:textId="77777777" w:rsidR="005D25B6" w:rsidRDefault="005D25B6" w:rsidP="005D25B6">
      <w:pPr>
        <w:pStyle w:val="ListParagraph"/>
        <w:jc w:val="center"/>
      </w:pPr>
    </w:p>
    <w:p w14:paraId="0AB17FA9" w14:textId="77777777" w:rsidR="005D25B6" w:rsidRDefault="005D25B6" w:rsidP="005D25B6">
      <w:pPr>
        <w:pStyle w:val="ListParagraph"/>
        <w:jc w:val="center"/>
      </w:pPr>
    </w:p>
    <w:p w14:paraId="567B3A21" w14:textId="77777777" w:rsidR="005D25B6" w:rsidRDefault="005D25B6" w:rsidP="005D25B6">
      <w:pPr>
        <w:pStyle w:val="ListParagraph"/>
        <w:jc w:val="center"/>
      </w:pPr>
    </w:p>
    <w:p w14:paraId="5071E59F" w14:textId="77777777" w:rsidR="005D25B6" w:rsidRDefault="005D25B6" w:rsidP="005D25B6">
      <w:pPr>
        <w:pStyle w:val="ListParagraph"/>
        <w:jc w:val="center"/>
      </w:pPr>
    </w:p>
    <w:p w14:paraId="3C82D23D" w14:textId="77777777" w:rsidR="005D25B6" w:rsidRDefault="005D25B6" w:rsidP="005D25B6">
      <w:pPr>
        <w:pStyle w:val="ListParagraph"/>
        <w:jc w:val="center"/>
      </w:pPr>
    </w:p>
    <w:p w14:paraId="01C840F6" w14:textId="77777777" w:rsidR="005D25B6" w:rsidRDefault="005D25B6" w:rsidP="005D25B6">
      <w:pPr>
        <w:pStyle w:val="ListParagraph"/>
        <w:jc w:val="center"/>
      </w:pPr>
    </w:p>
    <w:p w14:paraId="7A70C5D3" w14:textId="77777777" w:rsidR="005D25B6" w:rsidRDefault="005D25B6" w:rsidP="005D25B6">
      <w:pPr>
        <w:pStyle w:val="ListParagraph"/>
        <w:jc w:val="center"/>
      </w:pPr>
    </w:p>
    <w:p w14:paraId="53623327" w14:textId="77777777" w:rsidR="005D25B6" w:rsidRDefault="005D25B6" w:rsidP="005D25B6">
      <w:pPr>
        <w:pStyle w:val="ListParagraph"/>
        <w:jc w:val="center"/>
      </w:pPr>
    </w:p>
    <w:p w14:paraId="7951478A" w14:textId="77777777" w:rsidR="005D25B6" w:rsidRDefault="005D25B6" w:rsidP="005D25B6">
      <w:pPr>
        <w:pStyle w:val="ListParagraph"/>
        <w:jc w:val="center"/>
      </w:pPr>
    </w:p>
    <w:p w14:paraId="3E327A4F" w14:textId="77777777" w:rsidR="005D25B6" w:rsidRDefault="005D25B6" w:rsidP="005D25B6">
      <w:pPr>
        <w:pStyle w:val="ListParagraph"/>
        <w:jc w:val="center"/>
      </w:pPr>
    </w:p>
    <w:p w14:paraId="318B083C" w14:textId="77777777" w:rsidR="005D25B6" w:rsidRDefault="005D25B6" w:rsidP="005D25B6">
      <w:pPr>
        <w:pStyle w:val="ListParagraph"/>
        <w:jc w:val="center"/>
      </w:pPr>
    </w:p>
    <w:p w14:paraId="3DC7AFFA" w14:textId="77777777" w:rsidR="005D25B6" w:rsidRDefault="005D25B6" w:rsidP="005D25B6">
      <w:pPr>
        <w:pStyle w:val="ListParagraph"/>
        <w:jc w:val="center"/>
      </w:pPr>
    </w:p>
    <w:p w14:paraId="30B6DCEB" w14:textId="77777777" w:rsidR="005D25B6" w:rsidRDefault="005D25B6" w:rsidP="005D25B6">
      <w:pPr>
        <w:pStyle w:val="ListParagraph"/>
        <w:jc w:val="center"/>
      </w:pPr>
    </w:p>
    <w:p w14:paraId="7245E7B4" w14:textId="77777777" w:rsidR="005D25B6" w:rsidRDefault="005D25B6" w:rsidP="005D25B6">
      <w:pPr>
        <w:pStyle w:val="ListParagraph"/>
        <w:jc w:val="center"/>
      </w:pPr>
    </w:p>
    <w:p w14:paraId="7ED6D767" w14:textId="77777777" w:rsidR="005D25B6" w:rsidRDefault="005D25B6" w:rsidP="005D25B6">
      <w:pPr>
        <w:pStyle w:val="ListParagraph"/>
        <w:jc w:val="center"/>
      </w:pPr>
      <w:r>
        <w:t>Tương tác giáo viên với học sinh</w:t>
      </w:r>
    </w:p>
    <w:p w14:paraId="131283BB" w14:textId="77777777" w:rsidR="005D25B6" w:rsidRDefault="005D25B6" w:rsidP="005D25B6">
      <w:r w:rsidRPr="002F0657">
        <w:rPr>
          <w:noProof/>
        </w:rPr>
        <w:drawing>
          <wp:inline distT="0" distB="0" distL="0" distR="0" wp14:anchorId="58D34327" wp14:editId="3BC416CB">
            <wp:extent cx="6120130" cy="2882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368" w14:textId="77777777" w:rsidR="005D25B6" w:rsidRDefault="005D25B6" w:rsidP="005D25B6">
      <w:pPr>
        <w:pStyle w:val="ListParagraph"/>
      </w:pPr>
    </w:p>
    <w:p w14:paraId="1A151662" w14:textId="2A5E6F2E" w:rsidR="005D25B6" w:rsidRDefault="005D25B6" w:rsidP="005D25B6">
      <w:pPr>
        <w:pStyle w:val="Heading2"/>
        <w:rPr>
          <w:lang w:val="en-US"/>
        </w:rPr>
      </w:pPr>
      <w:bookmarkStart w:id="8" w:name="_Toc86827628"/>
      <w:r>
        <w:rPr>
          <w:lang w:val="en-US"/>
        </w:rPr>
        <w:t>Giao diện và chức năng của sinh viên</w:t>
      </w:r>
      <w:bookmarkEnd w:id="8"/>
    </w:p>
    <w:p w14:paraId="65B135C1" w14:textId="77777777" w:rsidR="005D25B6" w:rsidRDefault="005D25B6" w:rsidP="005D25B6">
      <w:pPr>
        <w:pStyle w:val="ListParagraph"/>
        <w:jc w:val="center"/>
      </w:pPr>
    </w:p>
    <w:p w14:paraId="42C7FC21" w14:textId="2CBCE530" w:rsidR="005D25B6" w:rsidRDefault="005D25B6" w:rsidP="005D25B6">
      <w:pPr>
        <w:pStyle w:val="ListParagraph"/>
        <w:jc w:val="center"/>
      </w:pPr>
      <w:r>
        <w:t>Xem thông tin về môn học và các bài tập của môn học đó</w:t>
      </w:r>
    </w:p>
    <w:p w14:paraId="0D20646B" w14:textId="77777777" w:rsidR="005D25B6" w:rsidRDefault="005D25B6" w:rsidP="005D25B6">
      <w:r w:rsidRPr="002F0657">
        <w:rPr>
          <w:noProof/>
        </w:rPr>
        <w:drawing>
          <wp:inline distT="0" distB="0" distL="0" distR="0" wp14:anchorId="779EB47C" wp14:editId="1E7EF1AF">
            <wp:extent cx="6120130" cy="2715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BF6" w14:textId="77777777" w:rsidR="005D25B6" w:rsidRDefault="005D25B6" w:rsidP="008F2F98">
      <w:r w:rsidRPr="002F0657">
        <w:rPr>
          <w:noProof/>
        </w:rPr>
        <w:lastRenderedPageBreak/>
        <w:drawing>
          <wp:inline distT="0" distB="0" distL="0" distR="0" wp14:anchorId="070A8B23" wp14:editId="5CC21D5C">
            <wp:extent cx="6120130" cy="2729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83F6" w14:textId="77777777" w:rsidR="005D25B6" w:rsidRDefault="005D25B6" w:rsidP="005D25B6">
      <w:r w:rsidRPr="002F0657">
        <w:rPr>
          <w:noProof/>
        </w:rPr>
        <w:drawing>
          <wp:inline distT="0" distB="0" distL="0" distR="0" wp14:anchorId="20934928" wp14:editId="4D6A3416">
            <wp:extent cx="6120130" cy="2856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34CE" w14:textId="77777777" w:rsidR="005D25B6" w:rsidRDefault="005D25B6" w:rsidP="005D25B6">
      <w:r w:rsidRPr="002F0657">
        <w:rPr>
          <w:noProof/>
        </w:rPr>
        <w:drawing>
          <wp:inline distT="0" distB="0" distL="0" distR="0" wp14:anchorId="7E5CFE70" wp14:editId="509A15B5">
            <wp:extent cx="6120130" cy="2884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A4C4" w14:textId="77777777" w:rsidR="005D25B6" w:rsidRDefault="005D25B6" w:rsidP="005D25B6">
      <w:pPr>
        <w:pStyle w:val="ListParagraph"/>
        <w:jc w:val="center"/>
      </w:pPr>
    </w:p>
    <w:p w14:paraId="4E00DC8D" w14:textId="77777777" w:rsidR="005D25B6" w:rsidRDefault="005D25B6" w:rsidP="005D25B6">
      <w:pPr>
        <w:pStyle w:val="ListParagraph"/>
        <w:jc w:val="center"/>
      </w:pPr>
    </w:p>
    <w:p w14:paraId="1219F60D" w14:textId="77777777" w:rsidR="005D25B6" w:rsidRDefault="005D25B6" w:rsidP="005D25B6">
      <w:pPr>
        <w:pStyle w:val="ListParagraph"/>
        <w:jc w:val="center"/>
      </w:pPr>
    </w:p>
    <w:p w14:paraId="0901089F" w14:textId="77777777" w:rsidR="005D25B6" w:rsidRDefault="005D25B6" w:rsidP="005D25B6">
      <w:pPr>
        <w:pStyle w:val="ListParagraph"/>
        <w:jc w:val="center"/>
      </w:pPr>
      <w:r>
        <w:t>Đăng kí bài tập lớn theo nhóm</w:t>
      </w:r>
    </w:p>
    <w:p w14:paraId="07B48293" w14:textId="77777777" w:rsidR="005D25B6" w:rsidRDefault="005D25B6" w:rsidP="005D25B6">
      <w:r w:rsidRPr="002F0657">
        <w:rPr>
          <w:noProof/>
        </w:rPr>
        <w:drawing>
          <wp:inline distT="0" distB="0" distL="0" distR="0" wp14:anchorId="423FA6E2" wp14:editId="1EF1F5AF">
            <wp:extent cx="6120130" cy="2705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778" w14:textId="77777777" w:rsidR="005D25B6" w:rsidRDefault="005D25B6" w:rsidP="005D25B6">
      <w:pPr>
        <w:pStyle w:val="ListParagraph"/>
        <w:jc w:val="center"/>
      </w:pPr>
    </w:p>
    <w:p w14:paraId="6B19A48F" w14:textId="77777777" w:rsidR="005D25B6" w:rsidRDefault="005D25B6" w:rsidP="005D25B6">
      <w:pPr>
        <w:pStyle w:val="ListParagraph"/>
        <w:jc w:val="center"/>
      </w:pPr>
      <w:r>
        <w:t>Nộp bài tập lớn theo nhóm</w:t>
      </w:r>
    </w:p>
    <w:p w14:paraId="51CAE41B" w14:textId="77777777" w:rsidR="005D25B6" w:rsidRDefault="005D25B6" w:rsidP="005D25B6">
      <w:r w:rsidRPr="00737762">
        <w:rPr>
          <w:noProof/>
        </w:rPr>
        <w:drawing>
          <wp:inline distT="0" distB="0" distL="0" distR="0" wp14:anchorId="436AFC49" wp14:editId="7A5D61D2">
            <wp:extent cx="6120130" cy="2729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7D9" w14:textId="77777777" w:rsidR="005D25B6" w:rsidRDefault="005D25B6" w:rsidP="005D25B6">
      <w:pPr>
        <w:pStyle w:val="ListParagraph"/>
        <w:jc w:val="center"/>
      </w:pPr>
    </w:p>
    <w:p w14:paraId="04D1C93D" w14:textId="77777777" w:rsidR="005D25B6" w:rsidRDefault="005D25B6" w:rsidP="005D25B6">
      <w:pPr>
        <w:pStyle w:val="ListParagraph"/>
        <w:jc w:val="center"/>
      </w:pPr>
    </w:p>
    <w:p w14:paraId="50B86F48" w14:textId="77777777" w:rsidR="005D25B6" w:rsidRDefault="005D25B6" w:rsidP="005D25B6">
      <w:pPr>
        <w:pStyle w:val="ListParagraph"/>
        <w:jc w:val="center"/>
      </w:pPr>
    </w:p>
    <w:p w14:paraId="546C3BE4" w14:textId="77777777" w:rsidR="005D25B6" w:rsidRDefault="005D25B6" w:rsidP="005D25B6">
      <w:pPr>
        <w:pStyle w:val="ListParagraph"/>
        <w:jc w:val="center"/>
      </w:pPr>
    </w:p>
    <w:p w14:paraId="29F20917" w14:textId="77777777" w:rsidR="005D25B6" w:rsidRDefault="005D25B6" w:rsidP="005D25B6">
      <w:pPr>
        <w:pStyle w:val="ListParagraph"/>
        <w:jc w:val="center"/>
      </w:pPr>
    </w:p>
    <w:p w14:paraId="2F389C65" w14:textId="77777777" w:rsidR="005D25B6" w:rsidRDefault="005D25B6" w:rsidP="005D25B6">
      <w:pPr>
        <w:pStyle w:val="ListParagraph"/>
        <w:jc w:val="center"/>
      </w:pPr>
    </w:p>
    <w:p w14:paraId="59B7B01A" w14:textId="77777777" w:rsidR="005D25B6" w:rsidRDefault="005D25B6" w:rsidP="005D25B6">
      <w:pPr>
        <w:pStyle w:val="ListParagraph"/>
        <w:jc w:val="center"/>
      </w:pPr>
    </w:p>
    <w:p w14:paraId="4ADE531F" w14:textId="77777777" w:rsidR="005D25B6" w:rsidRDefault="005D25B6" w:rsidP="005D25B6">
      <w:pPr>
        <w:pStyle w:val="ListParagraph"/>
        <w:jc w:val="center"/>
      </w:pPr>
    </w:p>
    <w:p w14:paraId="63AE7302" w14:textId="77777777" w:rsidR="005D25B6" w:rsidRDefault="005D25B6" w:rsidP="005D25B6">
      <w:pPr>
        <w:pStyle w:val="ListParagraph"/>
        <w:jc w:val="center"/>
      </w:pPr>
    </w:p>
    <w:p w14:paraId="43E1A67F" w14:textId="77777777" w:rsidR="005D25B6" w:rsidRDefault="005D25B6" w:rsidP="005D25B6">
      <w:pPr>
        <w:pStyle w:val="ListParagraph"/>
        <w:jc w:val="center"/>
      </w:pPr>
    </w:p>
    <w:p w14:paraId="6DA469F9" w14:textId="77777777" w:rsidR="005D25B6" w:rsidRDefault="005D25B6" w:rsidP="005D25B6">
      <w:pPr>
        <w:pStyle w:val="ListParagraph"/>
        <w:jc w:val="center"/>
      </w:pPr>
    </w:p>
    <w:p w14:paraId="430564D9" w14:textId="77777777" w:rsidR="005D25B6" w:rsidRDefault="005D25B6" w:rsidP="005D25B6">
      <w:pPr>
        <w:pStyle w:val="ListParagraph"/>
        <w:jc w:val="center"/>
      </w:pPr>
    </w:p>
    <w:p w14:paraId="10A2EA15" w14:textId="57827668" w:rsidR="005D25B6" w:rsidRDefault="005D25B6" w:rsidP="005D25B6">
      <w:pPr>
        <w:pStyle w:val="ListParagraph"/>
        <w:jc w:val="center"/>
      </w:pPr>
      <w:r>
        <w:t>Xem điểm cá nhân của từng bài học và từng môn học</w:t>
      </w:r>
    </w:p>
    <w:p w14:paraId="54FAF0FC" w14:textId="77777777" w:rsidR="005D25B6" w:rsidRDefault="005D25B6" w:rsidP="005D25B6">
      <w:r w:rsidRPr="00737762">
        <w:rPr>
          <w:noProof/>
        </w:rPr>
        <w:drawing>
          <wp:inline distT="0" distB="0" distL="0" distR="0" wp14:anchorId="6B7EA54E" wp14:editId="74989074">
            <wp:extent cx="612013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5095" w14:textId="77777777" w:rsidR="005D25B6" w:rsidRDefault="005D25B6" w:rsidP="005D25B6">
      <w:pPr>
        <w:pStyle w:val="ListParagraph"/>
        <w:jc w:val="center"/>
      </w:pPr>
    </w:p>
    <w:p w14:paraId="3572856B" w14:textId="77777777" w:rsidR="005D25B6" w:rsidRDefault="005D25B6" w:rsidP="005D25B6">
      <w:pPr>
        <w:pStyle w:val="ListParagraph"/>
        <w:jc w:val="center"/>
      </w:pPr>
    </w:p>
    <w:p w14:paraId="39FBC6B8" w14:textId="2E6D62C2" w:rsidR="005D25B6" w:rsidRDefault="005D25B6" w:rsidP="005D25B6">
      <w:pPr>
        <w:pStyle w:val="ListParagraph"/>
        <w:jc w:val="center"/>
      </w:pPr>
      <w:r>
        <w:t>Tương tác với giáo viên</w:t>
      </w:r>
    </w:p>
    <w:p w14:paraId="0B034C26" w14:textId="77777777" w:rsidR="005D25B6" w:rsidRDefault="005D25B6" w:rsidP="005D25B6">
      <w:r w:rsidRPr="00737762">
        <w:rPr>
          <w:noProof/>
        </w:rPr>
        <w:drawing>
          <wp:inline distT="0" distB="0" distL="0" distR="0" wp14:anchorId="1BEA9A5E" wp14:editId="1230D51A">
            <wp:extent cx="6120130" cy="2827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657" w14:textId="77777777" w:rsidR="005D25B6" w:rsidRDefault="005D25B6" w:rsidP="005D25B6">
      <w:pPr>
        <w:pStyle w:val="ListParagraph"/>
        <w:jc w:val="center"/>
      </w:pPr>
    </w:p>
    <w:p w14:paraId="03DBFA40" w14:textId="77777777" w:rsidR="005D25B6" w:rsidRPr="005D25B6" w:rsidRDefault="005D25B6" w:rsidP="005D25B6">
      <w:pPr>
        <w:rPr>
          <w:lang w:val="en-US"/>
        </w:rPr>
      </w:pPr>
    </w:p>
    <w:sectPr w:rsidR="005D25B6" w:rsidRPr="005D25B6" w:rsidSect="00EA18CF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506C3" w14:textId="77777777" w:rsidR="0072274E" w:rsidRDefault="0072274E" w:rsidP="002961E9">
      <w:pPr>
        <w:spacing w:after="0" w:line="240" w:lineRule="auto"/>
      </w:pPr>
      <w:r>
        <w:separator/>
      </w:r>
    </w:p>
  </w:endnote>
  <w:endnote w:type="continuationSeparator" w:id="0">
    <w:p w14:paraId="36D3A98A" w14:textId="77777777" w:rsidR="0072274E" w:rsidRDefault="0072274E" w:rsidP="00296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4721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8D18CA" w14:textId="34B23E40" w:rsidR="00AF30FE" w:rsidRDefault="00AF30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DAE3E2" w14:textId="6EBADBBF" w:rsidR="002961E9" w:rsidRDefault="002961E9" w:rsidP="00AF30F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834BB" w14:textId="77777777" w:rsidR="0072274E" w:rsidRDefault="0072274E" w:rsidP="002961E9">
      <w:pPr>
        <w:spacing w:after="0" w:line="240" w:lineRule="auto"/>
      </w:pPr>
      <w:r>
        <w:separator/>
      </w:r>
    </w:p>
  </w:footnote>
  <w:footnote w:type="continuationSeparator" w:id="0">
    <w:p w14:paraId="0D5BA242" w14:textId="77777777" w:rsidR="0072274E" w:rsidRDefault="0072274E" w:rsidP="002961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E25A6"/>
    <w:multiLevelType w:val="hybridMultilevel"/>
    <w:tmpl w:val="2CF05D4C"/>
    <w:lvl w:ilvl="0" w:tplc="042A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" w15:restartNumberingAfterBreak="0">
    <w:nsid w:val="09150DEF"/>
    <w:multiLevelType w:val="hybridMultilevel"/>
    <w:tmpl w:val="63482800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7F248E5"/>
    <w:multiLevelType w:val="multilevel"/>
    <w:tmpl w:val="2BEA0B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vi-V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B105E78"/>
    <w:multiLevelType w:val="hybridMultilevel"/>
    <w:tmpl w:val="F1A4CD78"/>
    <w:lvl w:ilvl="0" w:tplc="F962C9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FF1F53"/>
    <w:multiLevelType w:val="hybridMultilevel"/>
    <w:tmpl w:val="F57AF2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EA295C"/>
    <w:multiLevelType w:val="hybridMultilevel"/>
    <w:tmpl w:val="ACE454A4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DA031E5"/>
    <w:multiLevelType w:val="hybridMultilevel"/>
    <w:tmpl w:val="A2FC2794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Quân Hồ Hồng">
    <w15:presenceInfo w15:providerId="Windows Live" w15:userId="c317a9bd0c7886e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A87"/>
    <w:rsid w:val="0014377E"/>
    <w:rsid w:val="00161A4C"/>
    <w:rsid w:val="001E1994"/>
    <w:rsid w:val="002961E9"/>
    <w:rsid w:val="00325169"/>
    <w:rsid w:val="00374481"/>
    <w:rsid w:val="003F1C1E"/>
    <w:rsid w:val="00464A70"/>
    <w:rsid w:val="004A3CE1"/>
    <w:rsid w:val="00527DD5"/>
    <w:rsid w:val="00551FA8"/>
    <w:rsid w:val="005D25B6"/>
    <w:rsid w:val="006565E4"/>
    <w:rsid w:val="0068075A"/>
    <w:rsid w:val="0072274E"/>
    <w:rsid w:val="007A2F33"/>
    <w:rsid w:val="007C0189"/>
    <w:rsid w:val="007E49BD"/>
    <w:rsid w:val="008E312F"/>
    <w:rsid w:val="008F2F98"/>
    <w:rsid w:val="0090261D"/>
    <w:rsid w:val="009A1451"/>
    <w:rsid w:val="00A86655"/>
    <w:rsid w:val="00AF30FE"/>
    <w:rsid w:val="00B108E4"/>
    <w:rsid w:val="00BD4BF6"/>
    <w:rsid w:val="00BD5943"/>
    <w:rsid w:val="00D80269"/>
    <w:rsid w:val="00D91A87"/>
    <w:rsid w:val="00DF39FE"/>
    <w:rsid w:val="00E95217"/>
    <w:rsid w:val="00EA18CF"/>
    <w:rsid w:val="00EF6659"/>
    <w:rsid w:val="00FC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C3A11"/>
  <w15:chartTrackingRefBased/>
  <w15:docId w15:val="{3035E881-584C-432D-AD8F-1C3CED73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HAnsi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94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94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77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77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77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77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77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77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77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943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943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7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7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77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77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77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7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7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61A4C"/>
    <w:pPr>
      <w:numPr>
        <w:numId w:val="0"/>
      </w:num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1A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1A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1A4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61A4C"/>
    <w:pPr>
      <w:spacing w:after="100"/>
      <w:ind w:left="440"/>
    </w:pPr>
    <w:rPr>
      <w:rFonts w:eastAsiaTheme="minorEastAsia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61A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6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1E9"/>
  </w:style>
  <w:style w:type="paragraph" w:styleId="Footer">
    <w:name w:val="footer"/>
    <w:basedOn w:val="Normal"/>
    <w:link w:val="FooterChar"/>
    <w:uiPriority w:val="99"/>
    <w:unhideWhenUsed/>
    <w:rsid w:val="00296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1E9"/>
  </w:style>
  <w:style w:type="table" w:styleId="TableGrid">
    <w:name w:val="Table Grid"/>
    <w:basedOn w:val="TableNormal"/>
    <w:uiPriority w:val="39"/>
    <w:rsid w:val="0068075A"/>
    <w:pPr>
      <w:spacing w:after="0" w:line="240" w:lineRule="auto"/>
    </w:pPr>
    <w:rPr>
      <w:rFonts w:cs="Times New Roman"/>
      <w:sz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25B6"/>
    <w:pPr>
      <w:suppressAutoHyphens/>
      <w:ind w:left="720"/>
      <w:contextualSpacing/>
    </w:pPr>
    <w:rPr>
      <w:rFonts w:cs="Times New Roman"/>
      <w:lang w:val="en-US"/>
    </w:rPr>
  </w:style>
  <w:style w:type="paragraph" w:styleId="NoSpacing">
    <w:name w:val="No Spacing"/>
    <w:uiPriority w:val="1"/>
    <w:qFormat/>
    <w:rsid w:val="005D25B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FC05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8F169-CDF7-4A64-BD88-ADE385674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Hồ Hồng</dc:creator>
  <cp:keywords/>
  <dc:description/>
  <cp:lastModifiedBy>Nguyen Van Tan</cp:lastModifiedBy>
  <cp:revision>4</cp:revision>
  <dcterms:created xsi:type="dcterms:W3CDTF">2021-11-03T13:46:00Z</dcterms:created>
  <dcterms:modified xsi:type="dcterms:W3CDTF">2021-11-04T00:40:00Z</dcterms:modified>
</cp:coreProperties>
</file>